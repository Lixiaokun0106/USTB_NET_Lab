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bottom w:val="single" w:color="auto" w:sz="6" w:space="1"/>
        </w:pBdr>
        <w:spacing w:after="312" w:afterLines="100" w:line="360" w:lineRule="auto"/>
        <w:jc w:val="center"/>
        <w:rPr>
          <w:b/>
          <w:sz w:val="36"/>
          <w:szCs w:val="36"/>
        </w:rPr>
      </w:pPr>
      <w:r>
        <w:rPr>
          <w:rFonts w:hint="eastAsia"/>
          <w:b/>
          <w:sz w:val="36"/>
          <w:szCs w:val="36"/>
        </w:rPr>
        <w:t>北京</w:t>
      </w:r>
      <w:r>
        <w:rPr>
          <w:b/>
          <w:sz w:val="36"/>
          <w:szCs w:val="36"/>
        </w:rPr>
        <w:t>科技大学实验报告</w:t>
      </w:r>
    </w:p>
    <w:p>
      <w:pPr>
        <w:pBdr>
          <w:bottom w:val="single" w:color="auto" w:sz="6" w:space="1"/>
        </w:pBdr>
        <w:spacing w:line="360" w:lineRule="auto"/>
        <w:rPr>
          <w:szCs w:val="28"/>
        </w:rPr>
      </w:pPr>
      <w:r>
        <w:rPr>
          <w:rFonts w:hint="eastAsia"/>
          <w:szCs w:val="28"/>
        </w:rPr>
        <w:t>学院：</w:t>
      </w:r>
      <w:r>
        <w:rPr>
          <w:rFonts w:hint="eastAsia"/>
          <w:szCs w:val="28"/>
          <w:lang w:val="en-US" w:eastAsia="zh-CN"/>
        </w:rPr>
        <w:t>计通学院</w:t>
      </w:r>
      <w:r>
        <w:rPr>
          <w:rFonts w:hint="eastAsia"/>
          <w:szCs w:val="28"/>
        </w:rPr>
        <w:t xml:space="preserve">         专业：</w:t>
      </w:r>
      <w:r>
        <w:rPr>
          <w:rFonts w:hint="eastAsia"/>
          <w:szCs w:val="28"/>
          <w:lang w:val="en-US" w:eastAsia="zh-CN"/>
        </w:rPr>
        <w:t>信息安全</w:t>
      </w:r>
      <w:r>
        <w:rPr>
          <w:rFonts w:hint="eastAsia"/>
          <w:szCs w:val="28"/>
        </w:rPr>
        <w:t xml:space="preserve">             </w:t>
      </w:r>
      <w:r>
        <w:rPr>
          <w:rFonts w:hint="eastAsia"/>
          <w:szCs w:val="28"/>
          <w:lang w:val="en-US" w:eastAsia="zh-CN"/>
        </w:rPr>
        <w:t xml:space="preserve">  </w:t>
      </w:r>
      <w:r>
        <w:rPr>
          <w:rFonts w:hint="eastAsia"/>
          <w:szCs w:val="28"/>
        </w:rPr>
        <w:t>班级：</w:t>
      </w:r>
      <w:r>
        <w:rPr>
          <w:rFonts w:hint="eastAsia"/>
          <w:szCs w:val="28"/>
          <w:lang w:val="en-US" w:eastAsia="zh-CN"/>
        </w:rPr>
        <w:t>信安211</w:t>
      </w:r>
      <w:r>
        <w:rPr>
          <w:rFonts w:hint="eastAsia"/>
          <w:szCs w:val="28"/>
        </w:rPr>
        <w:t xml:space="preserve">                   </w:t>
      </w:r>
    </w:p>
    <w:p>
      <w:pPr>
        <w:pBdr>
          <w:bottom w:val="single" w:color="auto" w:sz="4" w:space="1"/>
        </w:pBdr>
        <w:spacing w:before="312" w:beforeLines="100" w:after="312" w:afterLines="100" w:line="360" w:lineRule="auto"/>
        <w:rPr>
          <w:b/>
          <w:sz w:val="24"/>
          <w:szCs w:val="28"/>
        </w:rPr>
      </w:pPr>
      <w:r>
        <w:rPr>
          <w:rFonts w:hint="eastAsia"/>
          <w:szCs w:val="28"/>
        </w:rPr>
        <w:t>姓名：</w:t>
      </w:r>
      <w:r>
        <w:rPr>
          <w:rFonts w:hint="eastAsia"/>
          <w:szCs w:val="28"/>
          <w:lang w:val="en-US" w:eastAsia="zh-CN"/>
        </w:rPr>
        <w:t>李晓坤</w:t>
      </w:r>
      <w:r>
        <w:rPr>
          <w:rFonts w:hint="eastAsia"/>
          <w:szCs w:val="28"/>
        </w:rPr>
        <w:t xml:space="preserve">         </w:t>
      </w:r>
      <w:r>
        <w:rPr>
          <w:szCs w:val="28"/>
        </w:rPr>
        <w:t xml:space="preserve">   </w:t>
      </w:r>
      <w:r>
        <w:rPr>
          <w:rFonts w:hint="eastAsia"/>
          <w:szCs w:val="28"/>
        </w:rPr>
        <w:t>学号：</w:t>
      </w:r>
      <w:r>
        <w:rPr>
          <w:rFonts w:hint="eastAsia"/>
          <w:szCs w:val="28"/>
          <w:lang w:val="en-US" w:eastAsia="zh-CN"/>
        </w:rPr>
        <w:t>U202141863</w:t>
      </w:r>
      <w:r>
        <w:rPr>
          <w:rFonts w:hint="eastAsia"/>
          <w:szCs w:val="28"/>
        </w:rPr>
        <w:t xml:space="preserve">           </w:t>
      </w:r>
      <w:r>
        <w:rPr>
          <w:szCs w:val="28"/>
        </w:rPr>
        <w:t xml:space="preserve"> </w:t>
      </w:r>
      <w:r>
        <w:rPr>
          <w:rFonts w:hint="eastAsia"/>
          <w:szCs w:val="28"/>
        </w:rPr>
        <w:t xml:space="preserve">实验日期： </w:t>
      </w:r>
      <w:r>
        <w:rPr>
          <w:rFonts w:hint="eastAsia"/>
          <w:szCs w:val="28"/>
          <w:lang w:val="en-US" w:eastAsia="zh-CN"/>
        </w:rPr>
        <w:t>2023</w:t>
      </w:r>
      <w:r>
        <w:rPr>
          <w:rFonts w:hint="eastAsia"/>
          <w:szCs w:val="28"/>
        </w:rPr>
        <w:t xml:space="preserve"> </w:t>
      </w:r>
      <w:r>
        <w:rPr>
          <w:szCs w:val="28"/>
        </w:rPr>
        <w:t>年</w:t>
      </w:r>
      <w:r>
        <w:rPr>
          <w:rFonts w:hint="eastAsia"/>
          <w:szCs w:val="28"/>
          <w:lang w:val="en-US" w:eastAsia="zh-CN"/>
        </w:rPr>
        <w:t>12</w:t>
      </w:r>
      <w:r>
        <w:rPr>
          <w:rFonts w:hint="eastAsia"/>
          <w:szCs w:val="28"/>
        </w:rPr>
        <w:t>月</w:t>
      </w:r>
      <w:r>
        <w:rPr>
          <w:rFonts w:hint="eastAsia"/>
          <w:szCs w:val="28"/>
          <w:lang w:val="en-US" w:eastAsia="zh-CN"/>
        </w:rPr>
        <w:t>17</w:t>
      </w:r>
      <w:r>
        <w:rPr>
          <w:szCs w:val="28"/>
        </w:rPr>
        <w:t xml:space="preserve"> </w:t>
      </w:r>
      <w:r>
        <w:rPr>
          <w:rFonts w:hint="eastAsia"/>
          <w:szCs w:val="28"/>
        </w:rPr>
        <w:t xml:space="preserve">日  </w:t>
      </w:r>
    </w:p>
    <w:p>
      <w:pPr>
        <w:spacing w:before="312" w:beforeLines="100" w:line="360" w:lineRule="auto"/>
        <w:rPr>
          <w:b/>
          <w:sz w:val="24"/>
          <w:szCs w:val="28"/>
          <w:u w:val="single"/>
        </w:rPr>
      </w:pPr>
      <w:r>
        <w:rPr>
          <w:rFonts w:hint="eastAsia"/>
          <w:b/>
          <w:sz w:val="24"/>
          <w:szCs w:val="28"/>
        </w:rPr>
        <w:t>实验名称：</w:t>
      </w:r>
    </w:p>
    <w:p>
      <w:pPr>
        <w:spacing w:line="360" w:lineRule="auto"/>
        <w:ind w:firstLine="420" w:firstLineChars="200"/>
        <w:rPr>
          <w:rFonts w:hint="default" w:eastAsiaTheme="minorEastAsia"/>
          <w:sz w:val="21"/>
          <w:szCs w:val="21"/>
          <w:lang w:val="en-US" w:eastAsia="zh-CN"/>
        </w:rPr>
      </w:pPr>
      <w:r>
        <w:rPr>
          <w:rFonts w:hint="eastAsia"/>
          <w:sz w:val="21"/>
          <w:szCs w:val="21"/>
          <w:lang w:val="en-US" w:eastAsia="zh-CN"/>
        </w:rPr>
        <w:t>实验七：最简网络互连</w:t>
      </w:r>
    </w:p>
    <w:p>
      <w:pPr>
        <w:spacing w:line="360" w:lineRule="auto"/>
        <w:rPr>
          <w:b/>
          <w:sz w:val="24"/>
          <w:szCs w:val="28"/>
        </w:rPr>
      </w:pPr>
      <w:r>
        <w:rPr>
          <w:rFonts w:hint="eastAsia"/>
          <w:b/>
          <w:sz w:val="24"/>
          <w:szCs w:val="28"/>
        </w:rPr>
        <w:t>实验目的：</w:t>
      </w:r>
    </w:p>
    <w:p>
      <w:pPr>
        <w:spacing w:line="360" w:lineRule="auto"/>
        <w:ind w:firstLine="420" w:firstLineChars="200"/>
        <w:rPr>
          <w:rFonts w:hint="default"/>
          <w:sz w:val="21"/>
          <w:szCs w:val="21"/>
          <w:lang w:val="en-US" w:eastAsia="zh-CN"/>
        </w:rPr>
      </w:pPr>
      <w:r>
        <w:rPr>
          <w:rFonts w:hint="eastAsia"/>
          <w:sz w:val="21"/>
          <w:szCs w:val="21"/>
          <w:lang w:val="en-US" w:eastAsia="zh-CN"/>
        </w:rPr>
        <w:t>（1）掌握路由器命令行各种操作模式的区别，以及模式之间的切换</w:t>
      </w:r>
    </w:p>
    <w:p>
      <w:pPr>
        <w:spacing w:line="360" w:lineRule="auto"/>
        <w:ind w:firstLine="420" w:firstLineChars="200"/>
        <w:rPr>
          <w:rFonts w:hint="default"/>
          <w:sz w:val="21"/>
          <w:szCs w:val="21"/>
          <w:lang w:val="en-US" w:eastAsia="zh-CN"/>
        </w:rPr>
      </w:pPr>
      <w:r>
        <w:rPr>
          <w:rFonts w:hint="eastAsia"/>
          <w:sz w:val="21"/>
          <w:szCs w:val="21"/>
          <w:lang w:val="en-US" w:eastAsia="zh-CN"/>
        </w:rPr>
        <w:t>（2）掌握路由器端口的常用配置参数</w:t>
      </w:r>
    </w:p>
    <w:p>
      <w:pPr>
        <w:spacing w:line="360" w:lineRule="auto"/>
        <w:ind w:firstLine="420" w:firstLineChars="200"/>
        <w:rPr>
          <w:rFonts w:hint="default"/>
          <w:sz w:val="21"/>
          <w:szCs w:val="21"/>
          <w:lang w:val="en-US" w:eastAsia="zh-CN"/>
        </w:rPr>
      </w:pPr>
      <w:r>
        <w:rPr>
          <w:rFonts w:hint="eastAsia"/>
          <w:sz w:val="21"/>
          <w:szCs w:val="21"/>
          <w:lang w:val="en-US" w:eastAsia="zh-CN"/>
        </w:rPr>
        <w:t>（3）查看路由器系统和配置信息，掌握当前路由器的工作状态</w:t>
      </w:r>
    </w:p>
    <w:p>
      <w:pPr>
        <w:spacing w:line="360" w:lineRule="auto"/>
        <w:rPr>
          <w:b/>
          <w:sz w:val="24"/>
          <w:szCs w:val="28"/>
        </w:rPr>
      </w:pPr>
      <w:r>
        <w:rPr>
          <w:rFonts w:hint="eastAsia"/>
          <w:b/>
          <w:sz w:val="24"/>
          <w:szCs w:val="28"/>
        </w:rPr>
        <w:t>实验仪器：</w:t>
      </w:r>
    </w:p>
    <w:p>
      <w:pPr>
        <w:spacing w:line="360" w:lineRule="auto"/>
        <w:ind w:firstLine="420" w:firstLineChars="200"/>
        <w:rPr>
          <w:rFonts w:hint="default"/>
          <w:sz w:val="21"/>
          <w:szCs w:val="21"/>
          <w:lang w:val="en-US" w:eastAsia="zh-CN"/>
        </w:rPr>
      </w:pPr>
      <w:r>
        <w:rPr>
          <w:rFonts w:hint="eastAsia"/>
          <w:sz w:val="21"/>
          <w:szCs w:val="21"/>
          <w:lang w:val="en-US" w:eastAsia="zh-CN"/>
        </w:rPr>
        <w:t>Router路由器1台、主机2台、直连线2条</w:t>
      </w:r>
    </w:p>
    <w:p>
      <w:pPr>
        <w:spacing w:line="360" w:lineRule="auto"/>
        <w:rPr>
          <w:b/>
          <w:sz w:val="24"/>
          <w:szCs w:val="28"/>
        </w:rPr>
      </w:pPr>
      <w:r>
        <w:rPr>
          <w:rFonts w:hint="eastAsia"/>
          <w:b/>
          <w:sz w:val="24"/>
          <w:szCs w:val="28"/>
        </w:rPr>
        <w:t>实验原理：</w:t>
      </w:r>
    </w:p>
    <w:p>
      <w:pPr>
        <w:spacing w:line="360" w:lineRule="auto"/>
        <w:ind w:firstLine="420" w:firstLineChars="200"/>
        <w:rPr>
          <w:sz w:val="24"/>
          <w:szCs w:val="28"/>
        </w:rPr>
      </w:pPr>
      <w:r>
        <w:rPr>
          <w:rFonts w:hint="eastAsia"/>
          <w:sz w:val="21"/>
          <w:szCs w:val="21"/>
          <w:lang w:val="en-US" w:eastAsia="zh-CN"/>
        </w:rPr>
        <w:t>依据实验指导书，熟悉路由器的命令行操作，修改“网络实验”网卡的IP地址，并给路由器接口配置IP地址。本实验的网络拓扑结构如下。</w:t>
      </w:r>
    </w:p>
    <w:p>
      <w:pPr>
        <w:spacing w:line="360" w:lineRule="auto"/>
        <w:jc w:val="center"/>
        <w:rPr>
          <w:rFonts w:hint="eastAsia" w:eastAsiaTheme="minorEastAsia"/>
          <w:sz w:val="24"/>
          <w:szCs w:val="28"/>
          <w:lang w:val="en-US" w:eastAsia="zh-CN"/>
        </w:rPr>
      </w:pPr>
      <w:r>
        <w:drawing>
          <wp:inline distT="0" distB="0" distL="114300" distR="114300">
            <wp:extent cx="4686300" cy="10572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4686300" cy="1057275"/>
                    </a:xfrm>
                    <a:prstGeom prst="rect">
                      <a:avLst/>
                    </a:prstGeom>
                    <a:noFill/>
                    <a:ln>
                      <a:noFill/>
                    </a:ln>
                  </pic:spPr>
                </pic:pic>
              </a:graphicData>
            </a:graphic>
          </wp:inline>
        </w:drawing>
      </w:r>
    </w:p>
    <w:p>
      <w:pPr>
        <w:spacing w:line="360" w:lineRule="auto"/>
        <w:rPr>
          <w:b/>
          <w:sz w:val="24"/>
          <w:szCs w:val="28"/>
        </w:rPr>
      </w:pPr>
      <w:r>
        <w:rPr>
          <w:rFonts w:hint="eastAsia"/>
          <w:b/>
          <w:sz w:val="24"/>
          <w:szCs w:val="28"/>
        </w:rPr>
        <w:t>实验内容与步骤：</w:t>
      </w:r>
    </w:p>
    <w:p>
      <w:pPr>
        <w:spacing w:line="360" w:lineRule="auto"/>
        <w:rPr>
          <w:rFonts w:hint="default"/>
          <w:b/>
          <w:bCs/>
          <w:sz w:val="21"/>
          <w:szCs w:val="21"/>
          <w:lang w:val="en-US" w:eastAsia="zh-CN"/>
        </w:rPr>
      </w:pPr>
      <w:r>
        <w:rPr>
          <w:rFonts w:hint="eastAsia"/>
          <w:b/>
          <w:bCs/>
          <w:sz w:val="21"/>
          <w:szCs w:val="21"/>
          <w:lang w:val="en-US" w:eastAsia="zh-CN"/>
        </w:rPr>
        <w:t>（1）路由器基本配置</w:t>
      </w:r>
    </w:p>
    <w:p>
      <w:pPr>
        <w:spacing w:line="360" w:lineRule="auto"/>
        <w:ind w:firstLine="420" w:firstLineChars="200"/>
        <w:rPr>
          <w:rFonts w:hint="default"/>
          <w:sz w:val="24"/>
          <w:szCs w:val="28"/>
          <w:lang w:val="en-US" w:eastAsia="zh-CN"/>
        </w:rPr>
      </w:pPr>
      <w:r>
        <w:rPr>
          <w:rFonts w:hint="eastAsia"/>
          <w:sz w:val="21"/>
          <w:szCs w:val="21"/>
          <w:lang w:val="en-US" w:eastAsia="zh-CN"/>
        </w:rPr>
        <w:t>该步骤主要是熟悉路由器的几个命令：模式切换命令；show命令：show ip route， show interface，show running-config，show ip interface brief等；IP地址配置命令：ip address；Ping命令；No命令。</w:t>
      </w:r>
    </w:p>
    <w:p>
      <w:pPr>
        <w:spacing w:line="360" w:lineRule="auto"/>
        <w:rPr>
          <w:rFonts w:hint="default"/>
          <w:b/>
          <w:bCs/>
          <w:sz w:val="21"/>
          <w:szCs w:val="21"/>
          <w:lang w:val="en-US" w:eastAsia="zh-CN"/>
        </w:rPr>
      </w:pPr>
      <w:r>
        <w:rPr>
          <w:rFonts w:hint="eastAsia"/>
          <w:b/>
          <w:bCs/>
          <w:sz w:val="21"/>
          <w:szCs w:val="21"/>
          <w:lang w:val="en-US" w:eastAsia="zh-CN"/>
        </w:rPr>
        <w:t>（2）线缆连接</w:t>
      </w:r>
    </w:p>
    <w:p>
      <w:pPr>
        <w:spacing w:line="360" w:lineRule="auto"/>
        <w:ind w:firstLine="420" w:firstLineChars="200"/>
        <w:rPr>
          <w:sz w:val="24"/>
          <w:szCs w:val="28"/>
        </w:rPr>
      </w:pPr>
      <w:r>
        <w:rPr>
          <w:rFonts w:hint="eastAsia"/>
          <w:sz w:val="21"/>
          <w:szCs w:val="21"/>
          <w:lang w:val="en-US" w:eastAsia="zh-CN"/>
        </w:rPr>
        <w:t>将两台PC机与同一台路由器相连。</w:t>
      </w:r>
    </w:p>
    <w:p>
      <w:pPr>
        <w:spacing w:line="360" w:lineRule="auto"/>
        <w:rPr>
          <w:rFonts w:hint="default"/>
          <w:b/>
          <w:bCs/>
          <w:sz w:val="21"/>
          <w:szCs w:val="21"/>
          <w:lang w:val="en-US" w:eastAsia="zh-CN"/>
        </w:rPr>
      </w:pPr>
      <w:r>
        <w:rPr>
          <w:rFonts w:hint="eastAsia"/>
          <w:b/>
          <w:bCs/>
          <w:sz w:val="21"/>
          <w:szCs w:val="21"/>
          <w:lang w:val="en-US" w:eastAsia="zh-CN"/>
        </w:rPr>
        <w:t>（3）通过命令行配置路由器IP地址</w:t>
      </w:r>
    </w:p>
    <w:p>
      <w:pPr>
        <w:spacing w:line="360" w:lineRule="auto"/>
        <w:ind w:firstLine="420" w:firstLineChars="200"/>
        <w:rPr>
          <w:rFonts w:hint="default"/>
          <w:sz w:val="21"/>
          <w:szCs w:val="21"/>
          <w:lang w:val="en-US" w:eastAsia="zh-CN"/>
        </w:rPr>
      </w:pPr>
      <w:r>
        <w:rPr>
          <w:rFonts w:hint="eastAsia"/>
          <w:sz w:val="21"/>
          <w:szCs w:val="21"/>
          <w:lang w:val="en-US" w:eastAsia="zh-CN"/>
        </w:rPr>
        <w:t>这一步骤通过实验室机房电脑中的实验平台进行。</w:t>
      </w:r>
    </w:p>
    <w:p>
      <w:pPr>
        <w:spacing w:line="360" w:lineRule="auto"/>
        <w:ind w:firstLine="420" w:firstLineChars="200"/>
        <w:rPr>
          <w:rFonts w:hint="default"/>
          <w:sz w:val="21"/>
          <w:szCs w:val="21"/>
          <w:lang w:val="en-US" w:eastAsia="zh-CN"/>
        </w:rPr>
      </w:pPr>
      <w:r>
        <w:rPr>
          <w:rFonts w:hint="eastAsia"/>
          <w:sz w:val="21"/>
          <w:szCs w:val="21"/>
          <w:lang w:val="en-US" w:eastAsia="zh-CN"/>
        </w:rPr>
        <w:t>A、查看端口命名及状态</w:t>
      </w:r>
    </w:p>
    <w:p>
      <w:pPr>
        <w:spacing w:line="360" w:lineRule="auto"/>
        <w:jc w:val="center"/>
      </w:pPr>
      <w:r>
        <w:drawing>
          <wp:inline distT="0" distB="0" distL="114300" distR="114300">
            <wp:extent cx="4430395" cy="3041015"/>
            <wp:effectExtent l="0" t="0" r="8255" b="698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6"/>
                    <a:stretch>
                      <a:fillRect/>
                    </a:stretch>
                  </pic:blipFill>
                  <pic:spPr>
                    <a:xfrm>
                      <a:off x="0" y="0"/>
                      <a:ext cx="4430395" cy="3041015"/>
                    </a:xfrm>
                    <a:prstGeom prst="rect">
                      <a:avLst/>
                    </a:prstGeom>
                    <a:noFill/>
                    <a:ln>
                      <a:noFill/>
                    </a:ln>
                  </pic:spPr>
                </pic:pic>
              </a:graphicData>
            </a:graphic>
          </wp:inline>
        </w:drawing>
      </w:r>
    </w:p>
    <w:p>
      <w:pPr>
        <w:spacing w:line="360" w:lineRule="auto"/>
        <w:ind w:firstLine="420" w:firstLineChars="200"/>
        <w:rPr>
          <w:rFonts w:hint="default"/>
          <w:sz w:val="21"/>
          <w:szCs w:val="21"/>
          <w:lang w:val="en-US" w:eastAsia="zh-CN"/>
        </w:rPr>
      </w:pPr>
      <w:r>
        <w:rPr>
          <w:rFonts w:hint="eastAsia"/>
          <w:sz w:val="21"/>
          <w:szCs w:val="21"/>
          <w:lang w:val="en-US" w:eastAsia="zh-CN"/>
        </w:rPr>
        <w:t>B、配置G0/0端口地址</w:t>
      </w:r>
    </w:p>
    <w:p>
      <w:pPr>
        <w:spacing w:line="360" w:lineRule="auto"/>
        <w:jc w:val="center"/>
      </w:pPr>
      <w:r>
        <w:drawing>
          <wp:inline distT="0" distB="0" distL="114300" distR="114300">
            <wp:extent cx="4450080" cy="3054985"/>
            <wp:effectExtent l="0" t="0" r="7620" b="1206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7"/>
                    <a:stretch>
                      <a:fillRect/>
                    </a:stretch>
                  </pic:blipFill>
                  <pic:spPr>
                    <a:xfrm>
                      <a:off x="0" y="0"/>
                      <a:ext cx="4450080" cy="3054985"/>
                    </a:xfrm>
                    <a:prstGeom prst="rect">
                      <a:avLst/>
                    </a:prstGeom>
                    <a:noFill/>
                    <a:ln>
                      <a:noFill/>
                    </a:ln>
                  </pic:spPr>
                </pic:pic>
              </a:graphicData>
            </a:graphic>
          </wp:inline>
        </w:drawing>
      </w:r>
    </w:p>
    <w:p>
      <w:pPr>
        <w:spacing w:line="360" w:lineRule="auto"/>
        <w:ind w:firstLine="420" w:firstLineChars="200"/>
      </w:pPr>
      <w:r>
        <w:rPr>
          <w:rFonts w:hint="eastAsia"/>
          <w:sz w:val="21"/>
          <w:szCs w:val="21"/>
          <w:lang w:val="en-US" w:eastAsia="zh-CN"/>
        </w:rPr>
        <w:t>C、配置G0/1端口地址</w:t>
      </w:r>
    </w:p>
    <w:p>
      <w:pPr>
        <w:spacing w:line="360" w:lineRule="auto"/>
        <w:jc w:val="center"/>
        <w:rPr>
          <w:sz w:val="24"/>
          <w:szCs w:val="28"/>
        </w:rPr>
      </w:pPr>
      <w:r>
        <w:drawing>
          <wp:inline distT="0" distB="0" distL="114300" distR="114300">
            <wp:extent cx="4300220" cy="2952750"/>
            <wp:effectExtent l="0" t="0" r="508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8"/>
                    <a:stretch>
                      <a:fillRect/>
                    </a:stretch>
                  </pic:blipFill>
                  <pic:spPr>
                    <a:xfrm>
                      <a:off x="0" y="0"/>
                      <a:ext cx="4300220" cy="2952750"/>
                    </a:xfrm>
                    <a:prstGeom prst="rect">
                      <a:avLst/>
                    </a:prstGeom>
                    <a:noFill/>
                    <a:ln>
                      <a:noFill/>
                    </a:ln>
                  </pic:spPr>
                </pic:pic>
              </a:graphicData>
            </a:graphic>
          </wp:inline>
        </w:drawing>
      </w:r>
    </w:p>
    <w:p>
      <w:pPr>
        <w:spacing w:line="360" w:lineRule="auto"/>
        <w:rPr>
          <w:rFonts w:hint="default"/>
          <w:b/>
          <w:bCs/>
          <w:sz w:val="21"/>
          <w:szCs w:val="21"/>
          <w:lang w:val="en-US" w:eastAsia="zh-CN"/>
        </w:rPr>
      </w:pPr>
      <w:r>
        <w:rPr>
          <w:rFonts w:hint="eastAsia"/>
          <w:b/>
          <w:bCs/>
          <w:sz w:val="21"/>
          <w:szCs w:val="21"/>
          <w:lang w:val="en-US" w:eastAsia="zh-CN"/>
        </w:rPr>
        <w:t>（4）PC机IP地址配置</w:t>
      </w:r>
    </w:p>
    <w:p>
      <w:pPr>
        <w:spacing w:line="360" w:lineRule="auto"/>
        <w:ind w:firstLine="420" w:firstLineChars="200"/>
        <w:rPr>
          <w:rFonts w:hint="default"/>
          <w:sz w:val="21"/>
          <w:szCs w:val="21"/>
          <w:lang w:val="en-US" w:eastAsia="zh-CN"/>
        </w:rPr>
      </w:pPr>
      <w:r>
        <w:rPr>
          <w:rFonts w:hint="eastAsia"/>
          <w:sz w:val="21"/>
          <w:szCs w:val="21"/>
          <w:lang w:val="en-US" w:eastAsia="zh-CN"/>
        </w:rPr>
        <w:t>A、PC1</w:t>
      </w:r>
    </w:p>
    <w:p>
      <w:pPr>
        <w:spacing w:line="360" w:lineRule="auto"/>
        <w:jc w:val="center"/>
      </w:pPr>
      <w:r>
        <w:drawing>
          <wp:inline distT="0" distB="0" distL="114300" distR="114300">
            <wp:extent cx="4126230" cy="5066030"/>
            <wp:effectExtent l="0" t="0" r="7620" b="127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9"/>
                    <a:stretch>
                      <a:fillRect/>
                    </a:stretch>
                  </pic:blipFill>
                  <pic:spPr>
                    <a:xfrm>
                      <a:off x="0" y="0"/>
                      <a:ext cx="4126230" cy="5066030"/>
                    </a:xfrm>
                    <a:prstGeom prst="rect">
                      <a:avLst/>
                    </a:prstGeom>
                    <a:noFill/>
                    <a:ln>
                      <a:noFill/>
                    </a:ln>
                  </pic:spPr>
                </pic:pic>
              </a:graphicData>
            </a:graphic>
          </wp:inline>
        </w:drawing>
      </w:r>
    </w:p>
    <w:p>
      <w:pPr>
        <w:spacing w:line="360" w:lineRule="auto"/>
        <w:jc w:val="center"/>
      </w:pPr>
      <w:r>
        <w:drawing>
          <wp:inline distT="0" distB="0" distL="114300" distR="114300">
            <wp:extent cx="4171315" cy="2728595"/>
            <wp:effectExtent l="0" t="0" r="635" b="1460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0"/>
                    <a:stretch>
                      <a:fillRect/>
                    </a:stretch>
                  </pic:blipFill>
                  <pic:spPr>
                    <a:xfrm>
                      <a:off x="0" y="0"/>
                      <a:ext cx="4171315" cy="2728595"/>
                    </a:xfrm>
                    <a:prstGeom prst="rect">
                      <a:avLst/>
                    </a:prstGeom>
                    <a:noFill/>
                    <a:ln>
                      <a:noFill/>
                    </a:ln>
                  </pic:spPr>
                </pic:pic>
              </a:graphicData>
            </a:graphic>
          </wp:inline>
        </w:drawing>
      </w:r>
    </w:p>
    <w:p>
      <w:pPr>
        <w:spacing w:line="360" w:lineRule="auto"/>
        <w:ind w:firstLine="420" w:firstLineChars="200"/>
        <w:rPr>
          <w:rFonts w:hint="eastAsia"/>
          <w:sz w:val="21"/>
          <w:szCs w:val="21"/>
          <w:lang w:val="en-US" w:eastAsia="zh-CN"/>
        </w:rPr>
      </w:pPr>
      <w:r>
        <w:rPr>
          <w:rFonts w:hint="eastAsia"/>
          <w:sz w:val="21"/>
          <w:szCs w:val="21"/>
          <w:lang w:val="en-US" w:eastAsia="zh-CN"/>
        </w:rPr>
        <w:t>B、PC2</w:t>
      </w:r>
    </w:p>
    <w:p>
      <w:pPr>
        <w:jc w:val="center"/>
        <w:rPr>
          <w:rFonts w:hint="default"/>
          <w:lang w:val="en-US" w:eastAsia="zh-CN"/>
        </w:rPr>
      </w:pPr>
      <w:r>
        <w:drawing>
          <wp:inline distT="0" distB="0" distL="114300" distR="114300">
            <wp:extent cx="4048125" cy="5087620"/>
            <wp:effectExtent l="0" t="0" r="9525" b="177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4048125" cy="5087620"/>
                    </a:xfrm>
                    <a:prstGeom prst="rect">
                      <a:avLst/>
                    </a:prstGeom>
                    <a:noFill/>
                    <a:ln>
                      <a:noFill/>
                    </a:ln>
                  </pic:spPr>
                </pic:pic>
              </a:graphicData>
            </a:graphic>
          </wp:inline>
        </w:drawing>
      </w:r>
    </w:p>
    <w:p>
      <w:pPr>
        <w:jc w:val="center"/>
        <w:rPr>
          <w:sz w:val="24"/>
          <w:szCs w:val="28"/>
        </w:rPr>
      </w:pPr>
      <w:r>
        <w:drawing>
          <wp:inline distT="0" distB="0" distL="114300" distR="114300">
            <wp:extent cx="4043680" cy="3395980"/>
            <wp:effectExtent l="0" t="0" r="13970" b="139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2"/>
                    <a:stretch>
                      <a:fillRect/>
                    </a:stretch>
                  </pic:blipFill>
                  <pic:spPr>
                    <a:xfrm>
                      <a:off x="0" y="0"/>
                      <a:ext cx="4043680" cy="3395980"/>
                    </a:xfrm>
                    <a:prstGeom prst="rect">
                      <a:avLst/>
                    </a:prstGeom>
                    <a:noFill/>
                    <a:ln>
                      <a:noFill/>
                    </a:ln>
                  </pic:spPr>
                </pic:pic>
              </a:graphicData>
            </a:graphic>
          </wp:inline>
        </w:drawing>
      </w:r>
    </w:p>
    <w:p>
      <w:pPr>
        <w:spacing w:line="360" w:lineRule="auto"/>
        <w:rPr>
          <w:rFonts w:hint="default"/>
          <w:b/>
          <w:bCs/>
          <w:sz w:val="21"/>
          <w:szCs w:val="21"/>
          <w:lang w:val="en-US" w:eastAsia="zh-CN"/>
        </w:rPr>
      </w:pPr>
      <w:r>
        <w:rPr>
          <w:rFonts w:hint="eastAsia"/>
          <w:b/>
          <w:bCs/>
          <w:sz w:val="21"/>
          <w:szCs w:val="21"/>
          <w:lang w:val="en-US" w:eastAsia="zh-CN"/>
        </w:rPr>
        <w:t>（5）查看实验结果</w:t>
      </w:r>
    </w:p>
    <w:p>
      <w:pPr>
        <w:spacing w:line="360" w:lineRule="auto"/>
        <w:ind w:firstLine="420" w:firstLineChars="200"/>
        <w:rPr>
          <w:rFonts w:hint="default"/>
          <w:sz w:val="21"/>
          <w:szCs w:val="21"/>
          <w:lang w:val="en-US" w:eastAsia="zh-CN"/>
        </w:rPr>
      </w:pPr>
      <w:r>
        <w:rPr>
          <w:rFonts w:hint="eastAsia"/>
          <w:sz w:val="21"/>
          <w:szCs w:val="21"/>
          <w:lang w:val="en-US" w:eastAsia="zh-CN"/>
        </w:rPr>
        <w:t>A、PC1 ping PC2，连通</w:t>
      </w:r>
    </w:p>
    <w:p>
      <w:pPr>
        <w:spacing w:line="360" w:lineRule="auto"/>
        <w:jc w:val="center"/>
      </w:pPr>
      <w:r>
        <w:drawing>
          <wp:inline distT="0" distB="0" distL="114300" distR="114300">
            <wp:extent cx="4110990" cy="2875915"/>
            <wp:effectExtent l="0" t="0" r="3810" b="63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3"/>
                    <a:stretch>
                      <a:fillRect/>
                    </a:stretch>
                  </pic:blipFill>
                  <pic:spPr>
                    <a:xfrm>
                      <a:off x="0" y="0"/>
                      <a:ext cx="4110990" cy="2875915"/>
                    </a:xfrm>
                    <a:prstGeom prst="rect">
                      <a:avLst/>
                    </a:prstGeom>
                    <a:noFill/>
                    <a:ln>
                      <a:noFill/>
                    </a:ln>
                  </pic:spPr>
                </pic:pic>
              </a:graphicData>
            </a:graphic>
          </wp:inline>
        </w:drawing>
      </w:r>
    </w:p>
    <w:p>
      <w:pPr>
        <w:spacing w:line="360" w:lineRule="auto"/>
        <w:ind w:firstLine="420" w:firstLineChars="200"/>
        <w:rPr>
          <w:rFonts w:hint="eastAsia"/>
          <w:sz w:val="21"/>
          <w:szCs w:val="21"/>
          <w:lang w:val="en-US" w:eastAsia="zh-CN"/>
        </w:rPr>
      </w:pPr>
    </w:p>
    <w:p>
      <w:pPr>
        <w:spacing w:line="360" w:lineRule="auto"/>
        <w:ind w:firstLine="420" w:firstLineChars="200"/>
        <w:rPr>
          <w:rFonts w:hint="eastAsia"/>
          <w:sz w:val="21"/>
          <w:szCs w:val="21"/>
          <w:lang w:val="en-US" w:eastAsia="zh-CN"/>
        </w:rPr>
      </w:pPr>
    </w:p>
    <w:p>
      <w:pPr>
        <w:spacing w:line="360" w:lineRule="auto"/>
        <w:ind w:firstLine="420" w:firstLineChars="200"/>
        <w:rPr>
          <w:rFonts w:hint="eastAsia"/>
          <w:sz w:val="21"/>
          <w:szCs w:val="21"/>
          <w:lang w:val="en-US" w:eastAsia="zh-CN"/>
        </w:rPr>
      </w:pPr>
    </w:p>
    <w:p>
      <w:pPr>
        <w:spacing w:line="360" w:lineRule="auto"/>
        <w:ind w:firstLine="420" w:firstLineChars="200"/>
        <w:rPr>
          <w:rFonts w:hint="eastAsia"/>
          <w:sz w:val="21"/>
          <w:szCs w:val="21"/>
          <w:lang w:val="en-US" w:eastAsia="zh-CN"/>
        </w:rPr>
      </w:pPr>
    </w:p>
    <w:p>
      <w:pPr>
        <w:spacing w:line="360" w:lineRule="auto"/>
        <w:ind w:firstLine="420" w:firstLineChars="200"/>
        <w:rPr>
          <w:rFonts w:hint="eastAsia"/>
          <w:sz w:val="21"/>
          <w:szCs w:val="21"/>
          <w:lang w:val="en-US" w:eastAsia="zh-CN"/>
        </w:rPr>
      </w:pPr>
    </w:p>
    <w:p>
      <w:pPr>
        <w:spacing w:line="360" w:lineRule="auto"/>
        <w:ind w:firstLine="420" w:firstLineChars="200"/>
        <w:rPr>
          <w:rFonts w:hint="eastAsia"/>
          <w:sz w:val="21"/>
          <w:szCs w:val="21"/>
          <w:lang w:val="en-US" w:eastAsia="zh-CN"/>
        </w:rPr>
      </w:pPr>
    </w:p>
    <w:p>
      <w:pPr>
        <w:spacing w:line="360" w:lineRule="auto"/>
        <w:ind w:firstLine="420" w:firstLineChars="200"/>
        <w:rPr>
          <w:rFonts w:hint="default"/>
          <w:sz w:val="21"/>
          <w:szCs w:val="21"/>
          <w:lang w:val="en-US" w:eastAsia="zh-CN"/>
        </w:rPr>
      </w:pPr>
      <w:r>
        <w:rPr>
          <w:rFonts w:hint="eastAsia"/>
          <w:sz w:val="21"/>
          <w:szCs w:val="21"/>
          <w:lang w:val="en-US" w:eastAsia="zh-CN"/>
        </w:rPr>
        <w:t>B、PC2 ping PC1，连通</w:t>
      </w:r>
    </w:p>
    <w:p>
      <w:pPr>
        <w:jc w:val="center"/>
        <w:rPr>
          <w:sz w:val="24"/>
          <w:szCs w:val="28"/>
        </w:rPr>
      </w:pPr>
      <w:r>
        <w:drawing>
          <wp:inline distT="0" distB="0" distL="114300" distR="114300">
            <wp:extent cx="3873500" cy="3249930"/>
            <wp:effectExtent l="0" t="0" r="1270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4"/>
                    <a:stretch>
                      <a:fillRect/>
                    </a:stretch>
                  </pic:blipFill>
                  <pic:spPr>
                    <a:xfrm>
                      <a:off x="0" y="0"/>
                      <a:ext cx="3873500" cy="3249930"/>
                    </a:xfrm>
                    <a:prstGeom prst="rect">
                      <a:avLst/>
                    </a:prstGeom>
                    <a:noFill/>
                    <a:ln>
                      <a:noFill/>
                    </a:ln>
                  </pic:spPr>
                </pic:pic>
              </a:graphicData>
            </a:graphic>
          </wp:inline>
        </w:drawing>
      </w:r>
    </w:p>
    <w:p>
      <w:pPr>
        <w:spacing w:line="360" w:lineRule="auto"/>
        <w:rPr>
          <w:rFonts w:hint="default"/>
          <w:b/>
          <w:bCs/>
          <w:sz w:val="21"/>
          <w:szCs w:val="21"/>
          <w:lang w:val="en-US" w:eastAsia="zh-CN"/>
        </w:rPr>
      </w:pPr>
      <w:r>
        <w:rPr>
          <w:rFonts w:hint="eastAsia"/>
          <w:b/>
          <w:bCs/>
          <w:sz w:val="21"/>
          <w:szCs w:val="21"/>
          <w:lang w:val="en-US" w:eastAsia="zh-CN"/>
        </w:rPr>
        <w:t>（6）修改路由器的端口地址并查看配置</w:t>
      </w:r>
    </w:p>
    <w:p>
      <w:pPr>
        <w:spacing w:line="360" w:lineRule="auto"/>
        <w:jc w:val="center"/>
      </w:pPr>
      <w:r>
        <w:drawing>
          <wp:inline distT="0" distB="0" distL="114300" distR="114300">
            <wp:extent cx="3930650" cy="1889760"/>
            <wp:effectExtent l="0" t="0" r="12700" b="1524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5"/>
                    <a:stretch>
                      <a:fillRect/>
                    </a:stretch>
                  </pic:blipFill>
                  <pic:spPr>
                    <a:xfrm>
                      <a:off x="0" y="0"/>
                      <a:ext cx="3930650" cy="1889760"/>
                    </a:xfrm>
                    <a:prstGeom prst="rect">
                      <a:avLst/>
                    </a:prstGeom>
                    <a:noFill/>
                    <a:ln>
                      <a:noFill/>
                    </a:ln>
                  </pic:spPr>
                </pic:pic>
              </a:graphicData>
            </a:graphic>
          </wp:inline>
        </w:drawing>
      </w:r>
    </w:p>
    <w:p>
      <w:pPr>
        <w:spacing w:line="360" w:lineRule="auto"/>
        <w:ind w:firstLine="420" w:firstLineChars="200"/>
        <w:rPr>
          <w:sz w:val="24"/>
          <w:szCs w:val="28"/>
        </w:rPr>
      </w:pPr>
      <w:r>
        <w:rPr>
          <w:rFonts w:hint="eastAsia"/>
          <w:sz w:val="21"/>
          <w:szCs w:val="21"/>
          <w:lang w:val="en-US" w:eastAsia="zh-CN"/>
        </w:rPr>
        <w:t>修改失败，这部分的分析将在数据分析环节进行。</w:t>
      </w:r>
    </w:p>
    <w:p>
      <w:pPr>
        <w:spacing w:line="360" w:lineRule="auto"/>
        <w:rPr>
          <w:rFonts w:hint="default"/>
          <w:b/>
          <w:bCs/>
          <w:sz w:val="21"/>
          <w:szCs w:val="21"/>
          <w:lang w:val="en-US" w:eastAsia="zh-CN"/>
        </w:rPr>
      </w:pPr>
      <w:r>
        <w:rPr>
          <w:rFonts w:hint="eastAsia"/>
          <w:b/>
          <w:bCs/>
          <w:sz w:val="21"/>
          <w:szCs w:val="21"/>
          <w:lang w:val="en-US" w:eastAsia="zh-CN"/>
        </w:rPr>
        <w:t>（7）查看路由表</w:t>
      </w:r>
    </w:p>
    <w:p>
      <w:pPr>
        <w:spacing w:line="360" w:lineRule="auto"/>
        <w:ind w:firstLine="420" w:firstLineChars="200"/>
        <w:rPr>
          <w:rFonts w:hint="eastAsia"/>
          <w:sz w:val="21"/>
          <w:szCs w:val="21"/>
          <w:lang w:val="en-US" w:eastAsia="zh-CN"/>
        </w:rPr>
      </w:pPr>
      <w:r>
        <w:rPr>
          <w:rFonts w:hint="eastAsia"/>
          <w:sz w:val="21"/>
          <w:szCs w:val="21"/>
          <w:lang w:val="en-US" w:eastAsia="zh-CN"/>
        </w:rPr>
        <w:t>A、路由器</w:t>
      </w:r>
    </w:p>
    <w:p>
      <w:pPr>
        <w:spacing w:line="360" w:lineRule="auto"/>
        <w:jc w:val="center"/>
      </w:pPr>
      <w:r>
        <w:drawing>
          <wp:inline distT="0" distB="0" distL="114300" distR="114300">
            <wp:extent cx="4060190" cy="1951990"/>
            <wp:effectExtent l="0" t="0" r="16510" b="1016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6"/>
                    <a:stretch>
                      <a:fillRect/>
                    </a:stretch>
                  </pic:blipFill>
                  <pic:spPr>
                    <a:xfrm>
                      <a:off x="0" y="0"/>
                      <a:ext cx="4060190" cy="1951990"/>
                    </a:xfrm>
                    <a:prstGeom prst="rect">
                      <a:avLst/>
                    </a:prstGeom>
                    <a:noFill/>
                    <a:ln>
                      <a:noFill/>
                    </a:ln>
                  </pic:spPr>
                </pic:pic>
              </a:graphicData>
            </a:graphic>
          </wp:inline>
        </w:drawing>
      </w:r>
    </w:p>
    <w:p>
      <w:pPr>
        <w:spacing w:line="360" w:lineRule="auto"/>
        <w:ind w:firstLine="420" w:firstLineChars="200"/>
        <w:rPr>
          <w:rFonts w:hint="default"/>
          <w:sz w:val="21"/>
          <w:szCs w:val="21"/>
          <w:lang w:val="en-US" w:eastAsia="zh-CN"/>
        </w:rPr>
      </w:pPr>
      <w:r>
        <w:rPr>
          <w:rFonts w:hint="eastAsia"/>
          <w:sz w:val="21"/>
          <w:szCs w:val="21"/>
          <w:lang w:val="en-US" w:eastAsia="zh-CN"/>
        </w:rPr>
        <w:t>B、PC</w:t>
      </w:r>
    </w:p>
    <w:p>
      <w:pPr>
        <w:spacing w:line="360" w:lineRule="auto"/>
        <w:jc w:val="center"/>
        <w:rPr>
          <w:sz w:val="24"/>
          <w:szCs w:val="28"/>
        </w:rPr>
      </w:pPr>
      <w:r>
        <w:drawing>
          <wp:inline distT="0" distB="0" distL="114300" distR="114300">
            <wp:extent cx="4134485" cy="2256790"/>
            <wp:effectExtent l="0" t="0" r="18415" b="1016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7"/>
                    <a:stretch>
                      <a:fillRect/>
                    </a:stretch>
                  </pic:blipFill>
                  <pic:spPr>
                    <a:xfrm>
                      <a:off x="0" y="0"/>
                      <a:ext cx="4134485" cy="2256790"/>
                    </a:xfrm>
                    <a:prstGeom prst="rect">
                      <a:avLst/>
                    </a:prstGeom>
                    <a:noFill/>
                    <a:ln>
                      <a:noFill/>
                    </a:ln>
                  </pic:spPr>
                </pic:pic>
              </a:graphicData>
            </a:graphic>
          </wp:inline>
        </w:drawing>
      </w:r>
    </w:p>
    <w:p>
      <w:pPr>
        <w:spacing w:line="360" w:lineRule="auto"/>
        <w:rPr>
          <w:rFonts w:hint="default"/>
          <w:b/>
          <w:bCs/>
          <w:sz w:val="21"/>
          <w:szCs w:val="21"/>
          <w:lang w:val="en-US" w:eastAsia="zh-CN"/>
        </w:rPr>
      </w:pPr>
      <w:r>
        <w:rPr>
          <w:rFonts w:hint="eastAsia"/>
          <w:b/>
          <w:bCs/>
          <w:sz w:val="21"/>
          <w:szCs w:val="21"/>
          <w:lang w:val="en-US" w:eastAsia="zh-CN"/>
        </w:rPr>
        <w:t>（8）抓包</w:t>
      </w:r>
    </w:p>
    <w:p>
      <w:pPr>
        <w:spacing w:line="360" w:lineRule="auto"/>
        <w:ind w:firstLine="420" w:firstLineChars="200"/>
        <w:rPr>
          <w:rFonts w:hint="default"/>
          <w:sz w:val="21"/>
          <w:szCs w:val="21"/>
          <w:lang w:val="en-US" w:eastAsia="zh-CN"/>
        </w:rPr>
      </w:pPr>
      <w:r>
        <w:rPr>
          <w:rFonts w:hint="eastAsia"/>
          <w:sz w:val="21"/>
          <w:szCs w:val="21"/>
          <w:lang w:val="en-US" w:eastAsia="zh-CN"/>
        </w:rPr>
        <w:t>PC1与PC2相互ping的同时进行抓包，获得实验数据包，在后续的实验步骤总将进行分析。</w:t>
      </w:r>
    </w:p>
    <w:p>
      <w:pPr>
        <w:spacing w:line="360" w:lineRule="auto"/>
        <w:jc w:val="center"/>
        <w:rPr>
          <w:sz w:val="24"/>
          <w:szCs w:val="28"/>
        </w:rPr>
      </w:pPr>
      <w:r>
        <w:drawing>
          <wp:inline distT="0" distB="0" distL="114300" distR="114300">
            <wp:extent cx="4193540" cy="2306955"/>
            <wp:effectExtent l="0" t="0" r="16510" b="1714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18"/>
                    <a:stretch>
                      <a:fillRect/>
                    </a:stretch>
                  </pic:blipFill>
                  <pic:spPr>
                    <a:xfrm>
                      <a:off x="0" y="0"/>
                      <a:ext cx="4193540" cy="2306955"/>
                    </a:xfrm>
                    <a:prstGeom prst="rect">
                      <a:avLst/>
                    </a:prstGeom>
                    <a:noFill/>
                    <a:ln>
                      <a:noFill/>
                    </a:ln>
                  </pic:spPr>
                </pic:pic>
              </a:graphicData>
            </a:graphic>
          </wp:inline>
        </w:drawing>
      </w:r>
    </w:p>
    <w:p>
      <w:pPr>
        <w:spacing w:line="360" w:lineRule="auto"/>
        <w:rPr>
          <w:b/>
          <w:sz w:val="24"/>
          <w:szCs w:val="28"/>
        </w:rPr>
      </w:pPr>
      <w:r>
        <w:rPr>
          <w:rFonts w:hint="eastAsia"/>
          <w:b/>
          <w:sz w:val="24"/>
          <w:szCs w:val="28"/>
        </w:rPr>
        <w:t>实验数据：</w:t>
      </w:r>
    </w:p>
    <w:p>
      <w:pPr>
        <w:spacing w:line="360" w:lineRule="auto"/>
        <w:ind w:firstLine="420" w:firstLineChars="200"/>
        <w:rPr>
          <w:sz w:val="24"/>
          <w:szCs w:val="28"/>
        </w:rPr>
      </w:pPr>
      <w:r>
        <w:rPr>
          <w:rFonts w:hint="eastAsia"/>
          <w:sz w:val="21"/>
          <w:szCs w:val="21"/>
          <w:lang w:val="en-US" w:eastAsia="zh-CN"/>
        </w:rPr>
        <w:t>在这一部分，主要实验数据是所抓取的ARP数据包与ICMP数据包，在后续的实验数据处理环节，会对该数据包进行分析，并完成实验指导书中的表格。</w:t>
      </w:r>
    </w:p>
    <w:p>
      <w:pPr>
        <w:spacing w:line="360" w:lineRule="auto"/>
        <w:rPr>
          <w:b/>
          <w:sz w:val="24"/>
          <w:szCs w:val="28"/>
        </w:rPr>
      </w:pPr>
      <w:r>
        <w:rPr>
          <w:rFonts w:hint="eastAsia"/>
          <w:b/>
          <w:sz w:val="24"/>
          <w:szCs w:val="28"/>
        </w:rPr>
        <w:t>实验数据处理：</w:t>
      </w:r>
    </w:p>
    <w:p>
      <w:pPr>
        <w:spacing w:line="360" w:lineRule="auto"/>
        <w:rPr>
          <w:rFonts w:hint="default"/>
          <w:b/>
          <w:bCs/>
          <w:sz w:val="21"/>
          <w:szCs w:val="21"/>
          <w:lang w:val="en-US" w:eastAsia="zh-CN"/>
        </w:rPr>
      </w:pPr>
      <w:r>
        <w:rPr>
          <w:rFonts w:hint="eastAsia"/>
          <w:b/>
          <w:bCs/>
          <w:sz w:val="21"/>
          <w:szCs w:val="21"/>
          <w:lang w:val="en-US" w:eastAsia="zh-CN"/>
        </w:rPr>
        <w:t>（一）实验步骤6修改路由器端口地址失败的原因</w:t>
      </w:r>
    </w:p>
    <w:p>
      <w:pPr>
        <w:spacing w:line="360" w:lineRule="auto"/>
        <w:ind w:firstLine="420" w:firstLineChars="200"/>
        <w:rPr>
          <w:rFonts w:hint="eastAsia"/>
          <w:sz w:val="21"/>
          <w:szCs w:val="21"/>
          <w:lang w:val="en-US" w:eastAsia="zh-CN"/>
        </w:rPr>
      </w:pPr>
      <w:r>
        <w:rPr>
          <w:rFonts w:hint="eastAsia"/>
          <w:sz w:val="21"/>
          <w:szCs w:val="21"/>
          <w:lang w:val="en-US" w:eastAsia="zh-CN"/>
        </w:rPr>
        <w:t>经分析，我认为修改失败的原因有两个：</w:t>
      </w:r>
    </w:p>
    <w:p>
      <w:pPr>
        <w:spacing w:line="360" w:lineRule="auto"/>
        <w:ind w:firstLine="420" w:firstLineChars="200"/>
        <w:rPr>
          <w:rFonts w:hint="default"/>
          <w:sz w:val="21"/>
          <w:szCs w:val="21"/>
          <w:lang w:val="en-US" w:eastAsia="zh-CN"/>
        </w:rPr>
      </w:pPr>
      <w:r>
        <w:rPr>
          <w:rFonts w:hint="eastAsia"/>
          <w:sz w:val="21"/>
          <w:szCs w:val="21"/>
          <w:lang w:val="en-US" w:eastAsia="zh-CN"/>
        </w:rPr>
        <w:t>（1）路由表冲突。路由器使用路由表来确定数据包的下一跳，如果两个端口设置在同一个IP地址域下，路由器将无法正确选择下一跳。这样可能导致数据包在网络中迷失，无法到达其目的地。</w:t>
      </w:r>
    </w:p>
    <w:p>
      <w:pPr>
        <w:spacing w:line="360" w:lineRule="auto"/>
        <w:ind w:firstLine="420" w:firstLineChars="200"/>
        <w:rPr>
          <w:sz w:val="24"/>
          <w:szCs w:val="28"/>
        </w:rPr>
      </w:pPr>
      <w:r>
        <w:rPr>
          <w:rFonts w:hint="eastAsia"/>
          <w:sz w:val="21"/>
          <w:szCs w:val="21"/>
          <w:lang w:val="en-US" w:eastAsia="zh-CN"/>
        </w:rPr>
        <w:t>（2）网络隔离受影响。不同的网络段用于隔离不同的逻辑网络，以提高网络安全性和性能。如果两个端口设置在同一个IP地址域下，就会破坏这种隔离，可能导致未经授权的访问和潜在的安全问题。</w:t>
      </w:r>
    </w:p>
    <w:p>
      <w:pPr>
        <w:spacing w:line="360" w:lineRule="auto"/>
        <w:rPr>
          <w:rFonts w:hint="default"/>
          <w:b/>
          <w:bCs/>
          <w:sz w:val="21"/>
          <w:szCs w:val="21"/>
          <w:lang w:val="en-US" w:eastAsia="zh-CN"/>
        </w:rPr>
      </w:pPr>
      <w:r>
        <w:rPr>
          <w:rFonts w:hint="eastAsia"/>
          <w:b/>
          <w:bCs/>
          <w:sz w:val="21"/>
          <w:szCs w:val="21"/>
          <w:lang w:val="en-US" w:eastAsia="zh-CN"/>
        </w:rPr>
        <w:t>（二）实验步骤8数据包分析</w:t>
      </w:r>
    </w:p>
    <w:p>
      <w:pPr>
        <w:spacing w:line="360" w:lineRule="auto"/>
        <w:ind w:firstLine="420" w:firstLineChars="200"/>
        <w:rPr>
          <w:rFonts w:hint="eastAsia"/>
          <w:sz w:val="21"/>
          <w:szCs w:val="21"/>
          <w:lang w:val="en-US" w:eastAsia="zh-CN"/>
        </w:rPr>
      </w:pPr>
      <w:r>
        <w:rPr>
          <w:rFonts w:hint="eastAsia"/>
          <w:sz w:val="21"/>
          <w:szCs w:val="21"/>
          <w:lang w:val="en-US" w:eastAsia="zh-CN"/>
        </w:rPr>
        <w:t>针对抓取的报文，选择一组arp请求和应答报文以及icmp请求和应答报文进行分析，填写下面的表格。</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1"/>
        <w:gridCol w:w="1827"/>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1" w:type="dxa"/>
            <w:vAlign w:val="center"/>
          </w:tcPr>
          <w:p>
            <w:pPr>
              <w:spacing w:line="360" w:lineRule="auto"/>
              <w:jc w:val="center"/>
              <w:rPr>
                <w:rFonts w:hint="eastAsia" w:eastAsiaTheme="minorEastAsia"/>
                <w:sz w:val="21"/>
                <w:szCs w:val="21"/>
                <w:vertAlign w:val="baseline"/>
                <w:lang w:val="en-US" w:eastAsia="zh-CN"/>
              </w:rPr>
            </w:pPr>
            <w:r>
              <w:rPr>
                <w:rFonts w:hint="eastAsia"/>
                <w:sz w:val="21"/>
                <w:szCs w:val="21"/>
                <w:vertAlign w:val="baseline"/>
                <w:lang w:val="en-US" w:eastAsia="zh-CN"/>
              </w:rPr>
              <w:t>字段值</w:t>
            </w:r>
          </w:p>
        </w:tc>
        <w:tc>
          <w:tcPr>
            <w:tcW w:w="1827" w:type="dxa"/>
            <w:vAlign w:val="center"/>
          </w:tcPr>
          <w:p>
            <w:pPr>
              <w:spacing w:line="360" w:lineRule="auto"/>
              <w:jc w:val="center"/>
              <w:rPr>
                <w:rFonts w:hint="default" w:eastAsiaTheme="minorEastAsia"/>
                <w:sz w:val="21"/>
                <w:szCs w:val="21"/>
                <w:vertAlign w:val="baseline"/>
                <w:lang w:val="en-US" w:eastAsia="zh-CN"/>
              </w:rPr>
            </w:pPr>
            <w:r>
              <w:rPr>
                <w:rFonts w:hint="eastAsia"/>
                <w:sz w:val="21"/>
                <w:szCs w:val="21"/>
                <w:vertAlign w:val="baseline"/>
                <w:lang w:val="en-US" w:eastAsia="zh-CN"/>
              </w:rPr>
              <w:t>ARP请求报文</w:t>
            </w:r>
          </w:p>
        </w:tc>
        <w:tc>
          <w:tcPr>
            <w:tcW w:w="1704" w:type="dxa"/>
            <w:vAlign w:val="center"/>
          </w:tcPr>
          <w:p>
            <w:pPr>
              <w:spacing w:line="360" w:lineRule="auto"/>
              <w:jc w:val="center"/>
              <w:rPr>
                <w:rFonts w:hint="default" w:eastAsiaTheme="minorEastAsia"/>
                <w:sz w:val="21"/>
                <w:szCs w:val="21"/>
                <w:vertAlign w:val="baseline"/>
                <w:lang w:val="en-US" w:eastAsia="zh-CN"/>
              </w:rPr>
            </w:pPr>
            <w:r>
              <w:rPr>
                <w:rFonts w:hint="eastAsia"/>
                <w:sz w:val="21"/>
                <w:szCs w:val="21"/>
                <w:vertAlign w:val="baseline"/>
                <w:lang w:val="en-US" w:eastAsia="zh-CN"/>
              </w:rPr>
              <w:t>ARP应答报文</w:t>
            </w:r>
          </w:p>
        </w:tc>
        <w:tc>
          <w:tcPr>
            <w:tcW w:w="1705" w:type="dxa"/>
            <w:vAlign w:val="center"/>
          </w:tcPr>
          <w:p>
            <w:pPr>
              <w:spacing w:line="360" w:lineRule="auto"/>
              <w:jc w:val="center"/>
              <w:rPr>
                <w:rFonts w:hint="default" w:eastAsiaTheme="minorEastAsia"/>
                <w:sz w:val="21"/>
                <w:szCs w:val="21"/>
                <w:vertAlign w:val="baseline"/>
                <w:lang w:val="en-US" w:eastAsia="zh-CN"/>
              </w:rPr>
            </w:pPr>
            <w:r>
              <w:rPr>
                <w:rFonts w:hint="eastAsia"/>
                <w:sz w:val="21"/>
                <w:szCs w:val="21"/>
                <w:vertAlign w:val="baseline"/>
                <w:lang w:val="en-US" w:eastAsia="zh-CN"/>
              </w:rPr>
              <w:t>ICMP请求报文</w:t>
            </w:r>
          </w:p>
        </w:tc>
        <w:tc>
          <w:tcPr>
            <w:tcW w:w="1705" w:type="dxa"/>
            <w:vAlign w:val="center"/>
          </w:tcPr>
          <w:p>
            <w:pPr>
              <w:spacing w:line="360" w:lineRule="auto"/>
              <w:jc w:val="center"/>
              <w:rPr>
                <w:rFonts w:hint="default" w:eastAsiaTheme="minorEastAsia"/>
                <w:sz w:val="21"/>
                <w:szCs w:val="21"/>
                <w:vertAlign w:val="baseline"/>
                <w:lang w:val="en-US" w:eastAsia="zh-CN"/>
              </w:rPr>
            </w:pPr>
            <w:r>
              <w:rPr>
                <w:rFonts w:hint="eastAsia"/>
                <w:sz w:val="21"/>
                <w:szCs w:val="21"/>
                <w:vertAlign w:val="baseline"/>
                <w:lang w:val="en-US" w:eastAsia="zh-CN"/>
              </w:rPr>
              <w:t>ICMP应答报文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1" w:type="dxa"/>
            <w:vAlign w:val="center"/>
          </w:tcPr>
          <w:p>
            <w:pPr>
              <w:spacing w:line="360" w:lineRule="auto"/>
              <w:jc w:val="center"/>
              <w:rPr>
                <w:rFonts w:hint="default" w:eastAsiaTheme="minorEastAsia"/>
                <w:sz w:val="21"/>
                <w:szCs w:val="21"/>
                <w:vertAlign w:val="baseline"/>
                <w:lang w:val="en-US" w:eastAsia="zh-CN"/>
              </w:rPr>
            </w:pPr>
            <w:r>
              <w:rPr>
                <w:rFonts w:hint="eastAsia"/>
                <w:sz w:val="21"/>
                <w:szCs w:val="21"/>
                <w:vertAlign w:val="baseline"/>
                <w:lang w:val="en-US" w:eastAsia="zh-CN"/>
              </w:rPr>
              <w:t>链路层Destination</w:t>
            </w:r>
          </w:p>
        </w:tc>
        <w:tc>
          <w:tcPr>
            <w:tcW w:w="1827" w:type="dxa"/>
            <w:vAlign w:val="center"/>
          </w:tcPr>
          <w:p>
            <w:pPr>
              <w:spacing w:line="360" w:lineRule="auto"/>
              <w:jc w:val="center"/>
              <w:rPr>
                <w:rFonts w:hint="eastAsia" w:ascii="宋体" w:hAnsi="宋体" w:eastAsia="宋体" w:cs="宋体"/>
                <w:b w:val="0"/>
                <w:bCs w:val="0"/>
                <w:sz w:val="15"/>
                <w:szCs w:val="15"/>
                <w:vertAlign w:val="baseline"/>
              </w:rPr>
            </w:pPr>
            <w:r>
              <w:rPr>
                <w:rFonts w:hint="eastAsia" w:ascii="宋体" w:hAnsi="宋体" w:eastAsia="宋体" w:cs="宋体"/>
                <w:b w:val="0"/>
                <w:bCs w:val="0"/>
                <w:i w:val="0"/>
                <w:iCs w:val="0"/>
                <w:caps w:val="0"/>
                <w:color w:val="374151"/>
                <w:spacing w:val="0"/>
                <w:sz w:val="15"/>
                <w:szCs w:val="15"/>
              </w:rPr>
              <w:t>RuijieNe_27:b9:81 (58:69:6c:27:b9:81)</w:t>
            </w:r>
          </w:p>
        </w:tc>
        <w:tc>
          <w:tcPr>
            <w:tcW w:w="1704" w:type="dxa"/>
            <w:vAlign w:val="center"/>
          </w:tcPr>
          <w:p>
            <w:pPr>
              <w:spacing w:line="360" w:lineRule="auto"/>
              <w:jc w:val="center"/>
              <w:rPr>
                <w:rFonts w:hint="eastAsia" w:ascii="宋体" w:hAnsi="宋体" w:eastAsia="宋体" w:cs="宋体"/>
                <w:b w:val="0"/>
                <w:bCs w:val="0"/>
                <w:i w:val="0"/>
                <w:iCs w:val="0"/>
                <w:caps w:val="0"/>
                <w:color w:val="374151"/>
                <w:spacing w:val="0"/>
                <w:sz w:val="15"/>
                <w:szCs w:val="15"/>
              </w:rPr>
            </w:pPr>
            <w:r>
              <w:rPr>
                <w:rFonts w:hint="eastAsia" w:ascii="宋体" w:hAnsi="宋体" w:eastAsia="宋体" w:cs="宋体"/>
                <w:b w:val="0"/>
                <w:bCs w:val="0"/>
                <w:i w:val="0"/>
                <w:iCs w:val="0"/>
                <w:caps w:val="0"/>
                <w:color w:val="374151"/>
                <w:spacing w:val="0"/>
                <w:sz w:val="15"/>
                <w:szCs w:val="15"/>
              </w:rPr>
              <w:t>04:f9:f8:8c:ee:cb (04:f9:f8:8c:ee:cb)</w:t>
            </w:r>
          </w:p>
        </w:tc>
        <w:tc>
          <w:tcPr>
            <w:tcW w:w="1705" w:type="dxa"/>
            <w:vAlign w:val="center"/>
          </w:tcPr>
          <w:p>
            <w:pPr>
              <w:spacing w:line="360" w:lineRule="auto"/>
              <w:jc w:val="center"/>
              <w:rPr>
                <w:rFonts w:hint="eastAsia" w:ascii="宋体" w:hAnsi="宋体" w:eastAsia="宋体" w:cs="宋体"/>
                <w:b w:val="0"/>
                <w:bCs w:val="0"/>
                <w:i w:val="0"/>
                <w:iCs w:val="0"/>
                <w:caps w:val="0"/>
                <w:color w:val="374151"/>
                <w:spacing w:val="0"/>
                <w:sz w:val="15"/>
                <w:szCs w:val="15"/>
              </w:rPr>
            </w:pPr>
            <w:r>
              <w:rPr>
                <w:rFonts w:hint="eastAsia" w:ascii="宋体" w:hAnsi="宋体" w:eastAsia="宋体" w:cs="宋体"/>
                <w:b w:val="0"/>
                <w:bCs w:val="0"/>
                <w:i w:val="0"/>
                <w:iCs w:val="0"/>
                <w:caps w:val="0"/>
                <w:color w:val="374151"/>
                <w:spacing w:val="0"/>
                <w:sz w:val="15"/>
                <w:szCs w:val="15"/>
              </w:rPr>
              <w:t>RuijieNe_27:b9:81 (58:69:6c:27:b9:81)</w:t>
            </w:r>
          </w:p>
        </w:tc>
        <w:tc>
          <w:tcPr>
            <w:tcW w:w="1705" w:type="dxa"/>
            <w:vAlign w:val="center"/>
          </w:tcPr>
          <w:p>
            <w:pPr>
              <w:spacing w:line="360" w:lineRule="auto"/>
              <w:jc w:val="center"/>
              <w:rPr>
                <w:rFonts w:hint="eastAsia" w:ascii="宋体" w:hAnsi="宋体" w:eastAsia="宋体" w:cs="宋体"/>
                <w:b w:val="0"/>
                <w:bCs w:val="0"/>
                <w:i w:val="0"/>
                <w:iCs w:val="0"/>
                <w:caps w:val="0"/>
                <w:color w:val="374151"/>
                <w:spacing w:val="0"/>
                <w:sz w:val="15"/>
                <w:szCs w:val="15"/>
              </w:rPr>
            </w:pPr>
            <w:r>
              <w:rPr>
                <w:rFonts w:hint="eastAsia" w:ascii="宋体" w:hAnsi="宋体" w:eastAsia="宋体" w:cs="宋体"/>
                <w:b w:val="0"/>
                <w:bCs w:val="0"/>
                <w:i w:val="0"/>
                <w:iCs w:val="0"/>
                <w:caps w:val="0"/>
                <w:color w:val="374151"/>
                <w:spacing w:val="0"/>
                <w:sz w:val="15"/>
                <w:szCs w:val="15"/>
              </w:rPr>
              <w:t>04:f9:f8:8c:ee:cb (04:f9:f8:8c:ee:cb)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1" w:type="dxa"/>
            <w:vAlign w:val="center"/>
          </w:tcPr>
          <w:p>
            <w:pPr>
              <w:spacing w:line="360" w:lineRule="auto"/>
              <w:jc w:val="center"/>
              <w:rPr>
                <w:rFonts w:hint="eastAsia"/>
                <w:sz w:val="21"/>
                <w:szCs w:val="21"/>
                <w:vertAlign w:val="baseline"/>
                <w:lang w:val="en-US" w:eastAsia="zh-CN"/>
              </w:rPr>
            </w:pPr>
            <w:r>
              <w:rPr>
                <w:rFonts w:hint="eastAsia"/>
                <w:sz w:val="21"/>
                <w:szCs w:val="21"/>
                <w:vertAlign w:val="baseline"/>
                <w:lang w:val="en-US" w:eastAsia="zh-CN"/>
              </w:rPr>
              <w:t>链路层</w:t>
            </w:r>
          </w:p>
          <w:p>
            <w:pPr>
              <w:spacing w:line="360" w:lineRule="auto"/>
              <w:jc w:val="center"/>
              <w:rPr>
                <w:rFonts w:hint="default" w:eastAsiaTheme="minorEastAsia"/>
                <w:sz w:val="21"/>
                <w:szCs w:val="21"/>
                <w:vertAlign w:val="baseline"/>
                <w:lang w:val="en-US" w:eastAsia="zh-CN"/>
              </w:rPr>
            </w:pPr>
            <w:r>
              <w:rPr>
                <w:rFonts w:hint="eastAsia"/>
                <w:sz w:val="21"/>
                <w:szCs w:val="21"/>
                <w:vertAlign w:val="baseline"/>
                <w:lang w:val="en-US" w:eastAsia="zh-CN"/>
              </w:rPr>
              <w:t>Source</w:t>
            </w:r>
          </w:p>
        </w:tc>
        <w:tc>
          <w:tcPr>
            <w:tcW w:w="1827" w:type="dxa"/>
            <w:vAlign w:val="center"/>
          </w:tcPr>
          <w:p>
            <w:pPr>
              <w:spacing w:line="360" w:lineRule="auto"/>
              <w:jc w:val="center"/>
              <w:rPr>
                <w:rFonts w:hint="eastAsia" w:ascii="宋体" w:hAnsi="宋体" w:eastAsia="宋体" w:cs="宋体"/>
                <w:b w:val="0"/>
                <w:bCs w:val="0"/>
                <w:sz w:val="15"/>
                <w:szCs w:val="15"/>
                <w:vertAlign w:val="baseline"/>
              </w:rPr>
            </w:pPr>
            <w:r>
              <w:rPr>
                <w:rFonts w:hint="eastAsia" w:ascii="宋体" w:hAnsi="宋体" w:eastAsia="宋体" w:cs="宋体"/>
                <w:b w:val="0"/>
                <w:bCs w:val="0"/>
                <w:i w:val="0"/>
                <w:iCs w:val="0"/>
                <w:caps w:val="0"/>
                <w:color w:val="374151"/>
                <w:spacing w:val="0"/>
                <w:sz w:val="15"/>
                <w:szCs w:val="15"/>
              </w:rPr>
              <w:t>04:f9:f8:8c:ee:cb (04:f9:f8:8c:ee:cb)</w:t>
            </w:r>
          </w:p>
        </w:tc>
        <w:tc>
          <w:tcPr>
            <w:tcW w:w="1704" w:type="dxa"/>
            <w:vAlign w:val="center"/>
          </w:tcPr>
          <w:p>
            <w:pPr>
              <w:spacing w:line="360" w:lineRule="auto"/>
              <w:jc w:val="center"/>
              <w:rPr>
                <w:rFonts w:hint="eastAsia" w:ascii="宋体" w:hAnsi="宋体" w:eastAsia="宋体" w:cs="宋体"/>
                <w:b w:val="0"/>
                <w:bCs w:val="0"/>
                <w:i w:val="0"/>
                <w:iCs w:val="0"/>
                <w:caps w:val="0"/>
                <w:color w:val="374151"/>
                <w:spacing w:val="0"/>
                <w:sz w:val="15"/>
                <w:szCs w:val="15"/>
              </w:rPr>
            </w:pPr>
            <w:r>
              <w:rPr>
                <w:rFonts w:hint="eastAsia" w:ascii="宋体" w:hAnsi="宋体" w:eastAsia="宋体" w:cs="宋体"/>
                <w:b w:val="0"/>
                <w:bCs w:val="0"/>
                <w:i w:val="0"/>
                <w:iCs w:val="0"/>
                <w:caps w:val="0"/>
                <w:color w:val="374151"/>
                <w:spacing w:val="0"/>
                <w:sz w:val="15"/>
                <w:szCs w:val="15"/>
              </w:rPr>
              <w:t>RuijieNe_27:b9:81 (58:69:6c:27:b9:81)</w:t>
            </w:r>
          </w:p>
        </w:tc>
        <w:tc>
          <w:tcPr>
            <w:tcW w:w="1705" w:type="dxa"/>
            <w:vAlign w:val="center"/>
          </w:tcPr>
          <w:p>
            <w:pPr>
              <w:spacing w:line="360" w:lineRule="auto"/>
              <w:jc w:val="center"/>
              <w:rPr>
                <w:rFonts w:hint="eastAsia" w:ascii="宋体" w:hAnsi="宋体" w:eastAsia="宋体" w:cs="宋体"/>
                <w:b w:val="0"/>
                <w:bCs w:val="0"/>
                <w:i w:val="0"/>
                <w:iCs w:val="0"/>
                <w:caps w:val="0"/>
                <w:color w:val="374151"/>
                <w:spacing w:val="0"/>
                <w:sz w:val="15"/>
                <w:szCs w:val="15"/>
              </w:rPr>
            </w:pPr>
            <w:r>
              <w:rPr>
                <w:rFonts w:hint="eastAsia" w:ascii="宋体" w:hAnsi="宋体" w:eastAsia="宋体" w:cs="宋体"/>
                <w:b w:val="0"/>
                <w:bCs w:val="0"/>
                <w:i w:val="0"/>
                <w:iCs w:val="0"/>
                <w:caps w:val="0"/>
                <w:color w:val="374151"/>
                <w:spacing w:val="0"/>
                <w:sz w:val="15"/>
                <w:szCs w:val="15"/>
              </w:rPr>
              <w:t>04:f9:f8:8c:ee:cb (04:f9:f8:8c:ee:cb)</w:t>
            </w:r>
          </w:p>
        </w:tc>
        <w:tc>
          <w:tcPr>
            <w:tcW w:w="1705" w:type="dxa"/>
            <w:vAlign w:val="center"/>
          </w:tcPr>
          <w:p>
            <w:pPr>
              <w:spacing w:line="360" w:lineRule="auto"/>
              <w:jc w:val="center"/>
              <w:rPr>
                <w:rFonts w:hint="eastAsia" w:ascii="宋体" w:hAnsi="宋体" w:eastAsia="宋体" w:cs="宋体"/>
                <w:b w:val="0"/>
                <w:bCs w:val="0"/>
                <w:i w:val="0"/>
                <w:iCs w:val="0"/>
                <w:caps w:val="0"/>
                <w:color w:val="374151"/>
                <w:spacing w:val="0"/>
                <w:sz w:val="15"/>
                <w:szCs w:val="15"/>
              </w:rPr>
            </w:pPr>
            <w:r>
              <w:rPr>
                <w:rFonts w:hint="eastAsia" w:ascii="宋体" w:hAnsi="宋体" w:eastAsia="宋体" w:cs="宋体"/>
                <w:b w:val="0"/>
                <w:bCs w:val="0"/>
                <w:i w:val="0"/>
                <w:iCs w:val="0"/>
                <w:caps w:val="0"/>
                <w:color w:val="374151"/>
                <w:spacing w:val="0"/>
                <w:sz w:val="15"/>
                <w:szCs w:val="15"/>
              </w:rPr>
              <w:t>RuijieNe_27:b9:81 (58:69:6c:27:b9:81)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1" w:type="dxa"/>
            <w:vAlign w:val="center"/>
          </w:tcPr>
          <w:p>
            <w:pPr>
              <w:spacing w:line="360" w:lineRule="auto"/>
              <w:jc w:val="center"/>
              <w:rPr>
                <w:rFonts w:hint="default" w:eastAsiaTheme="minorEastAsia"/>
                <w:sz w:val="21"/>
                <w:szCs w:val="21"/>
                <w:vertAlign w:val="baseline"/>
                <w:lang w:val="en-US" w:eastAsia="zh-CN"/>
              </w:rPr>
            </w:pPr>
            <w:r>
              <w:rPr>
                <w:rFonts w:hint="eastAsia"/>
                <w:sz w:val="21"/>
                <w:szCs w:val="21"/>
                <w:vertAlign w:val="baseline"/>
                <w:lang w:val="en-US" w:eastAsia="zh-CN"/>
              </w:rPr>
              <w:t>网络层Sender MAC Address</w:t>
            </w:r>
          </w:p>
        </w:tc>
        <w:tc>
          <w:tcPr>
            <w:tcW w:w="1827" w:type="dxa"/>
            <w:vAlign w:val="center"/>
          </w:tcPr>
          <w:p>
            <w:pPr>
              <w:spacing w:line="360" w:lineRule="auto"/>
              <w:jc w:val="center"/>
              <w:rPr>
                <w:rFonts w:hint="eastAsia" w:ascii="宋体" w:hAnsi="宋体" w:eastAsia="宋体" w:cs="宋体"/>
                <w:b w:val="0"/>
                <w:bCs w:val="0"/>
                <w:sz w:val="15"/>
                <w:szCs w:val="15"/>
                <w:vertAlign w:val="baseline"/>
              </w:rPr>
            </w:pPr>
            <w:r>
              <w:rPr>
                <w:rFonts w:hint="eastAsia" w:ascii="宋体" w:hAnsi="宋体" w:eastAsia="宋体" w:cs="宋体"/>
                <w:b w:val="0"/>
                <w:bCs w:val="0"/>
                <w:i w:val="0"/>
                <w:iCs w:val="0"/>
                <w:caps w:val="0"/>
                <w:color w:val="374151"/>
                <w:spacing w:val="0"/>
                <w:sz w:val="15"/>
                <w:szCs w:val="15"/>
              </w:rPr>
              <w:t>04:f9:f8:8c:ee:cb</w:t>
            </w:r>
          </w:p>
        </w:tc>
        <w:tc>
          <w:tcPr>
            <w:tcW w:w="1704" w:type="dxa"/>
            <w:vAlign w:val="center"/>
          </w:tcPr>
          <w:p>
            <w:pPr>
              <w:spacing w:line="360" w:lineRule="auto"/>
              <w:jc w:val="center"/>
              <w:rPr>
                <w:rFonts w:hint="eastAsia" w:ascii="宋体" w:hAnsi="宋体" w:eastAsia="宋体" w:cs="宋体"/>
                <w:b w:val="0"/>
                <w:bCs w:val="0"/>
                <w:i w:val="0"/>
                <w:iCs w:val="0"/>
                <w:caps w:val="0"/>
                <w:color w:val="374151"/>
                <w:spacing w:val="0"/>
                <w:sz w:val="15"/>
                <w:szCs w:val="15"/>
              </w:rPr>
            </w:pPr>
            <w:r>
              <w:rPr>
                <w:rFonts w:hint="eastAsia" w:ascii="宋体" w:hAnsi="宋体" w:eastAsia="宋体" w:cs="宋体"/>
                <w:b w:val="0"/>
                <w:bCs w:val="0"/>
                <w:i w:val="0"/>
                <w:iCs w:val="0"/>
                <w:caps w:val="0"/>
                <w:color w:val="374151"/>
                <w:spacing w:val="0"/>
                <w:sz w:val="15"/>
                <w:szCs w:val="15"/>
              </w:rPr>
              <w:t>58:69:6c:27:b9:81</w:t>
            </w:r>
          </w:p>
        </w:tc>
        <w:tc>
          <w:tcPr>
            <w:tcW w:w="1705" w:type="dxa"/>
            <w:vAlign w:val="center"/>
          </w:tcPr>
          <w:p>
            <w:pPr>
              <w:spacing w:line="360" w:lineRule="auto"/>
              <w:jc w:val="center"/>
              <w:rPr>
                <w:rFonts w:hint="eastAsia" w:ascii="宋体" w:hAnsi="宋体" w:eastAsia="宋体" w:cs="宋体"/>
                <w:b w:val="0"/>
                <w:bCs w:val="0"/>
                <w:i w:val="0"/>
                <w:iCs w:val="0"/>
                <w:caps w:val="0"/>
                <w:color w:val="374151"/>
                <w:spacing w:val="0"/>
                <w:sz w:val="15"/>
                <w:szCs w:val="15"/>
              </w:rPr>
            </w:pPr>
            <w:r>
              <w:rPr>
                <w:rFonts w:hint="eastAsia" w:ascii="宋体" w:hAnsi="宋体" w:eastAsia="宋体" w:cs="宋体"/>
                <w:b w:val="0"/>
                <w:bCs w:val="0"/>
                <w:i w:val="0"/>
                <w:iCs w:val="0"/>
                <w:caps w:val="0"/>
                <w:color w:val="374151"/>
                <w:spacing w:val="0"/>
                <w:sz w:val="15"/>
                <w:szCs w:val="15"/>
              </w:rPr>
              <w:t>04:f9:f8:8c:ee:cb</w:t>
            </w:r>
          </w:p>
        </w:tc>
        <w:tc>
          <w:tcPr>
            <w:tcW w:w="1705" w:type="dxa"/>
            <w:vAlign w:val="center"/>
          </w:tcPr>
          <w:p>
            <w:pPr>
              <w:spacing w:line="360" w:lineRule="auto"/>
              <w:jc w:val="center"/>
              <w:rPr>
                <w:rFonts w:hint="eastAsia" w:ascii="宋体" w:hAnsi="宋体" w:eastAsia="宋体" w:cs="宋体"/>
                <w:b w:val="0"/>
                <w:bCs w:val="0"/>
                <w:i w:val="0"/>
                <w:iCs w:val="0"/>
                <w:caps w:val="0"/>
                <w:color w:val="374151"/>
                <w:spacing w:val="0"/>
                <w:sz w:val="15"/>
                <w:szCs w:val="15"/>
              </w:rPr>
            </w:pPr>
            <w:r>
              <w:rPr>
                <w:rFonts w:hint="eastAsia" w:ascii="宋体" w:hAnsi="宋体" w:eastAsia="宋体" w:cs="宋体"/>
                <w:b w:val="0"/>
                <w:bCs w:val="0"/>
                <w:i w:val="0"/>
                <w:iCs w:val="0"/>
                <w:caps w:val="0"/>
                <w:color w:val="374151"/>
                <w:spacing w:val="0"/>
                <w:sz w:val="15"/>
                <w:szCs w:val="15"/>
              </w:rPr>
              <w:t>58:69:6c:27:b9:81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1" w:type="dxa"/>
            <w:vAlign w:val="center"/>
          </w:tcPr>
          <w:p>
            <w:pPr>
              <w:spacing w:line="360" w:lineRule="auto"/>
              <w:jc w:val="center"/>
              <w:rPr>
                <w:rFonts w:hint="default" w:eastAsiaTheme="minorEastAsia"/>
                <w:sz w:val="21"/>
                <w:szCs w:val="21"/>
                <w:vertAlign w:val="baseline"/>
                <w:lang w:val="en-US" w:eastAsia="zh-CN"/>
              </w:rPr>
            </w:pPr>
            <w:r>
              <w:rPr>
                <w:rFonts w:hint="eastAsia"/>
                <w:sz w:val="21"/>
                <w:szCs w:val="21"/>
                <w:vertAlign w:val="baseline"/>
                <w:lang w:val="en-US" w:eastAsia="zh-CN"/>
              </w:rPr>
              <w:t>网络层Sender IP Address</w:t>
            </w:r>
          </w:p>
        </w:tc>
        <w:tc>
          <w:tcPr>
            <w:tcW w:w="1827" w:type="dxa"/>
            <w:vAlign w:val="center"/>
          </w:tcPr>
          <w:p>
            <w:pPr>
              <w:spacing w:line="360" w:lineRule="auto"/>
              <w:jc w:val="center"/>
              <w:rPr>
                <w:rFonts w:hint="eastAsia" w:ascii="宋体" w:hAnsi="宋体" w:eastAsia="宋体" w:cs="宋体"/>
                <w:b w:val="0"/>
                <w:bCs w:val="0"/>
                <w:sz w:val="15"/>
                <w:szCs w:val="15"/>
                <w:vertAlign w:val="baseline"/>
              </w:rPr>
            </w:pPr>
            <w:r>
              <w:rPr>
                <w:rFonts w:hint="eastAsia" w:ascii="宋体" w:hAnsi="宋体" w:eastAsia="宋体" w:cs="宋体"/>
                <w:b w:val="0"/>
                <w:bCs w:val="0"/>
                <w:i w:val="0"/>
                <w:iCs w:val="0"/>
                <w:caps w:val="0"/>
                <w:color w:val="374151"/>
                <w:spacing w:val="0"/>
                <w:sz w:val="15"/>
                <w:szCs w:val="15"/>
              </w:rPr>
              <w:t>172.16.1.2</w:t>
            </w:r>
          </w:p>
        </w:tc>
        <w:tc>
          <w:tcPr>
            <w:tcW w:w="1704" w:type="dxa"/>
            <w:vAlign w:val="center"/>
          </w:tcPr>
          <w:p>
            <w:pPr>
              <w:spacing w:line="360" w:lineRule="auto"/>
              <w:jc w:val="center"/>
              <w:rPr>
                <w:rFonts w:hint="eastAsia" w:ascii="宋体" w:hAnsi="宋体" w:eastAsia="宋体" w:cs="宋体"/>
                <w:b w:val="0"/>
                <w:bCs w:val="0"/>
                <w:i w:val="0"/>
                <w:iCs w:val="0"/>
                <w:caps w:val="0"/>
                <w:color w:val="374151"/>
                <w:spacing w:val="0"/>
                <w:sz w:val="15"/>
                <w:szCs w:val="15"/>
              </w:rPr>
            </w:pPr>
            <w:r>
              <w:rPr>
                <w:rFonts w:hint="eastAsia" w:ascii="宋体" w:hAnsi="宋体" w:eastAsia="宋体" w:cs="宋体"/>
                <w:b w:val="0"/>
                <w:bCs w:val="0"/>
                <w:i w:val="0"/>
                <w:iCs w:val="0"/>
                <w:caps w:val="0"/>
                <w:color w:val="374151"/>
                <w:spacing w:val="0"/>
                <w:sz w:val="15"/>
                <w:szCs w:val="15"/>
              </w:rPr>
              <w:t>172.16.1.1</w:t>
            </w:r>
          </w:p>
        </w:tc>
        <w:tc>
          <w:tcPr>
            <w:tcW w:w="1705" w:type="dxa"/>
            <w:vAlign w:val="center"/>
          </w:tcPr>
          <w:p>
            <w:pPr>
              <w:spacing w:line="360" w:lineRule="auto"/>
              <w:jc w:val="center"/>
              <w:rPr>
                <w:rFonts w:hint="eastAsia" w:ascii="宋体" w:hAnsi="宋体" w:eastAsia="宋体" w:cs="宋体"/>
                <w:b w:val="0"/>
                <w:bCs w:val="0"/>
                <w:i w:val="0"/>
                <w:iCs w:val="0"/>
                <w:caps w:val="0"/>
                <w:color w:val="374151"/>
                <w:spacing w:val="0"/>
                <w:sz w:val="15"/>
                <w:szCs w:val="15"/>
              </w:rPr>
            </w:pPr>
            <w:r>
              <w:rPr>
                <w:rFonts w:hint="eastAsia" w:ascii="宋体" w:hAnsi="宋体" w:eastAsia="宋体" w:cs="宋体"/>
                <w:b w:val="0"/>
                <w:bCs w:val="0"/>
                <w:i w:val="0"/>
                <w:iCs w:val="0"/>
                <w:caps w:val="0"/>
                <w:color w:val="374151"/>
                <w:spacing w:val="0"/>
                <w:sz w:val="15"/>
                <w:szCs w:val="15"/>
              </w:rPr>
              <w:t>172.16.1.2</w:t>
            </w:r>
          </w:p>
        </w:tc>
        <w:tc>
          <w:tcPr>
            <w:tcW w:w="1705" w:type="dxa"/>
            <w:vAlign w:val="center"/>
          </w:tcPr>
          <w:p>
            <w:pPr>
              <w:spacing w:line="360" w:lineRule="auto"/>
              <w:jc w:val="center"/>
              <w:rPr>
                <w:rFonts w:hint="eastAsia" w:ascii="宋体" w:hAnsi="宋体" w:eastAsia="宋体" w:cs="宋体"/>
                <w:b w:val="0"/>
                <w:bCs w:val="0"/>
                <w:i w:val="0"/>
                <w:iCs w:val="0"/>
                <w:caps w:val="0"/>
                <w:color w:val="374151"/>
                <w:spacing w:val="0"/>
                <w:sz w:val="15"/>
                <w:szCs w:val="15"/>
              </w:rPr>
            </w:pPr>
            <w:r>
              <w:rPr>
                <w:rFonts w:hint="eastAsia" w:ascii="宋体" w:hAnsi="宋体" w:eastAsia="宋体" w:cs="宋体"/>
                <w:b w:val="0"/>
                <w:bCs w:val="0"/>
                <w:i w:val="0"/>
                <w:iCs w:val="0"/>
                <w:caps w:val="0"/>
                <w:color w:val="374151"/>
                <w:spacing w:val="0"/>
                <w:sz w:val="15"/>
                <w:szCs w:val="15"/>
              </w:rPr>
              <w:t>10.0.0.2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1" w:type="dxa"/>
            <w:vAlign w:val="center"/>
          </w:tcPr>
          <w:p>
            <w:pPr>
              <w:spacing w:line="360" w:lineRule="auto"/>
              <w:jc w:val="center"/>
              <w:rPr>
                <w:sz w:val="21"/>
                <w:szCs w:val="21"/>
                <w:vertAlign w:val="baseline"/>
              </w:rPr>
            </w:pPr>
            <w:r>
              <w:rPr>
                <w:rFonts w:hint="eastAsia"/>
                <w:sz w:val="21"/>
                <w:szCs w:val="21"/>
                <w:vertAlign w:val="baseline"/>
                <w:lang w:val="en-US" w:eastAsia="zh-CN"/>
              </w:rPr>
              <w:t>网络层Target MAC Address</w:t>
            </w:r>
          </w:p>
        </w:tc>
        <w:tc>
          <w:tcPr>
            <w:tcW w:w="1827" w:type="dxa"/>
            <w:vAlign w:val="center"/>
          </w:tcPr>
          <w:p>
            <w:pPr>
              <w:spacing w:line="360" w:lineRule="auto"/>
              <w:jc w:val="center"/>
              <w:rPr>
                <w:rFonts w:hint="eastAsia" w:ascii="宋体" w:hAnsi="宋体" w:eastAsia="宋体" w:cs="宋体"/>
                <w:b w:val="0"/>
                <w:bCs w:val="0"/>
                <w:sz w:val="15"/>
                <w:szCs w:val="15"/>
                <w:vertAlign w:val="baseline"/>
              </w:rPr>
            </w:pPr>
            <w:r>
              <w:rPr>
                <w:rFonts w:hint="eastAsia" w:ascii="宋体" w:hAnsi="宋体" w:eastAsia="宋体" w:cs="宋体"/>
                <w:b w:val="0"/>
                <w:bCs w:val="0"/>
                <w:i w:val="0"/>
                <w:iCs w:val="0"/>
                <w:caps w:val="0"/>
                <w:color w:val="374151"/>
                <w:spacing w:val="0"/>
                <w:sz w:val="15"/>
                <w:szCs w:val="15"/>
              </w:rPr>
              <w:t>58:69:6c:27:b9:81</w:t>
            </w:r>
          </w:p>
        </w:tc>
        <w:tc>
          <w:tcPr>
            <w:tcW w:w="1704" w:type="dxa"/>
            <w:vAlign w:val="center"/>
          </w:tcPr>
          <w:p>
            <w:pPr>
              <w:spacing w:line="360" w:lineRule="auto"/>
              <w:jc w:val="center"/>
              <w:rPr>
                <w:rFonts w:hint="eastAsia" w:ascii="宋体" w:hAnsi="宋体" w:eastAsia="宋体" w:cs="宋体"/>
                <w:b w:val="0"/>
                <w:bCs w:val="0"/>
                <w:i w:val="0"/>
                <w:iCs w:val="0"/>
                <w:caps w:val="0"/>
                <w:color w:val="374151"/>
                <w:spacing w:val="0"/>
                <w:sz w:val="15"/>
                <w:szCs w:val="15"/>
              </w:rPr>
            </w:pPr>
            <w:r>
              <w:rPr>
                <w:rFonts w:hint="eastAsia" w:ascii="宋体" w:hAnsi="宋体" w:eastAsia="宋体" w:cs="宋体"/>
                <w:b w:val="0"/>
                <w:bCs w:val="0"/>
                <w:i w:val="0"/>
                <w:iCs w:val="0"/>
                <w:caps w:val="0"/>
                <w:color w:val="374151"/>
                <w:spacing w:val="0"/>
                <w:sz w:val="15"/>
                <w:szCs w:val="15"/>
              </w:rPr>
              <w:t>04:f9:f8:8c:ee:cb</w:t>
            </w:r>
          </w:p>
        </w:tc>
        <w:tc>
          <w:tcPr>
            <w:tcW w:w="1705" w:type="dxa"/>
            <w:vAlign w:val="center"/>
          </w:tcPr>
          <w:p>
            <w:pPr>
              <w:spacing w:line="360" w:lineRule="auto"/>
              <w:jc w:val="center"/>
              <w:rPr>
                <w:rFonts w:hint="eastAsia" w:ascii="宋体" w:hAnsi="宋体" w:eastAsia="宋体" w:cs="宋体"/>
                <w:b w:val="0"/>
                <w:bCs w:val="0"/>
                <w:i w:val="0"/>
                <w:iCs w:val="0"/>
                <w:caps w:val="0"/>
                <w:color w:val="374151"/>
                <w:spacing w:val="0"/>
                <w:sz w:val="15"/>
                <w:szCs w:val="15"/>
              </w:rPr>
            </w:pPr>
            <w:r>
              <w:rPr>
                <w:rFonts w:hint="eastAsia" w:ascii="宋体" w:hAnsi="宋体" w:eastAsia="宋体" w:cs="宋体"/>
                <w:b w:val="0"/>
                <w:bCs w:val="0"/>
                <w:i w:val="0"/>
                <w:iCs w:val="0"/>
                <w:caps w:val="0"/>
                <w:color w:val="374151"/>
                <w:spacing w:val="0"/>
                <w:sz w:val="15"/>
                <w:szCs w:val="15"/>
              </w:rPr>
              <w:t>58:69:6c:27:b9:81</w:t>
            </w:r>
          </w:p>
        </w:tc>
        <w:tc>
          <w:tcPr>
            <w:tcW w:w="1705" w:type="dxa"/>
            <w:vAlign w:val="center"/>
          </w:tcPr>
          <w:p>
            <w:pPr>
              <w:spacing w:line="360" w:lineRule="auto"/>
              <w:jc w:val="center"/>
              <w:rPr>
                <w:rFonts w:hint="eastAsia" w:ascii="宋体" w:hAnsi="宋体" w:eastAsia="宋体" w:cs="宋体"/>
                <w:b w:val="0"/>
                <w:bCs w:val="0"/>
                <w:i w:val="0"/>
                <w:iCs w:val="0"/>
                <w:caps w:val="0"/>
                <w:color w:val="374151"/>
                <w:spacing w:val="0"/>
                <w:sz w:val="15"/>
                <w:szCs w:val="15"/>
              </w:rPr>
            </w:pPr>
            <w:r>
              <w:rPr>
                <w:rFonts w:hint="eastAsia" w:ascii="宋体" w:hAnsi="宋体" w:eastAsia="宋体" w:cs="宋体"/>
                <w:b w:val="0"/>
                <w:bCs w:val="0"/>
                <w:i w:val="0"/>
                <w:iCs w:val="0"/>
                <w:caps w:val="0"/>
                <w:color w:val="374151"/>
                <w:spacing w:val="0"/>
                <w:sz w:val="15"/>
                <w:szCs w:val="15"/>
              </w:rPr>
              <w:t>04:f9:f8:8c:ee:cb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1" w:type="dxa"/>
            <w:vAlign w:val="center"/>
          </w:tcPr>
          <w:p>
            <w:pPr>
              <w:spacing w:line="360" w:lineRule="auto"/>
              <w:jc w:val="center"/>
              <w:rPr>
                <w:rFonts w:hint="default" w:eastAsiaTheme="minorEastAsia"/>
                <w:sz w:val="21"/>
                <w:szCs w:val="21"/>
                <w:vertAlign w:val="baseline"/>
                <w:lang w:val="en-US" w:eastAsia="zh-CN"/>
              </w:rPr>
            </w:pPr>
            <w:r>
              <w:rPr>
                <w:rFonts w:hint="eastAsia"/>
                <w:sz w:val="21"/>
                <w:szCs w:val="21"/>
                <w:vertAlign w:val="baseline"/>
                <w:lang w:val="en-US" w:eastAsia="zh-CN"/>
              </w:rPr>
              <w:t>网络层Target IP Address</w:t>
            </w:r>
          </w:p>
        </w:tc>
        <w:tc>
          <w:tcPr>
            <w:tcW w:w="1827" w:type="dxa"/>
            <w:vAlign w:val="center"/>
          </w:tcPr>
          <w:p>
            <w:pPr>
              <w:spacing w:line="360" w:lineRule="auto"/>
              <w:jc w:val="center"/>
              <w:rPr>
                <w:rFonts w:hint="eastAsia" w:ascii="宋体" w:hAnsi="宋体" w:eastAsia="宋体" w:cs="宋体"/>
                <w:b w:val="0"/>
                <w:bCs w:val="0"/>
                <w:sz w:val="15"/>
                <w:szCs w:val="15"/>
                <w:vertAlign w:val="baseline"/>
              </w:rPr>
            </w:pPr>
            <w:r>
              <w:rPr>
                <w:rFonts w:hint="eastAsia" w:ascii="宋体" w:hAnsi="宋体" w:eastAsia="宋体" w:cs="宋体"/>
                <w:b w:val="0"/>
                <w:bCs w:val="0"/>
                <w:i w:val="0"/>
                <w:iCs w:val="0"/>
                <w:caps w:val="0"/>
                <w:color w:val="374151"/>
                <w:spacing w:val="0"/>
                <w:sz w:val="15"/>
                <w:szCs w:val="15"/>
              </w:rPr>
              <w:t>172.16.1.1</w:t>
            </w:r>
          </w:p>
        </w:tc>
        <w:tc>
          <w:tcPr>
            <w:tcW w:w="1704" w:type="dxa"/>
            <w:vAlign w:val="center"/>
          </w:tcPr>
          <w:p>
            <w:pPr>
              <w:spacing w:line="360" w:lineRule="auto"/>
              <w:jc w:val="center"/>
              <w:rPr>
                <w:rFonts w:hint="eastAsia" w:ascii="宋体" w:hAnsi="宋体" w:eastAsia="宋体" w:cs="宋体"/>
                <w:b w:val="0"/>
                <w:bCs w:val="0"/>
                <w:i w:val="0"/>
                <w:iCs w:val="0"/>
                <w:caps w:val="0"/>
                <w:color w:val="374151"/>
                <w:spacing w:val="0"/>
                <w:sz w:val="15"/>
                <w:szCs w:val="15"/>
              </w:rPr>
            </w:pPr>
            <w:r>
              <w:rPr>
                <w:rFonts w:hint="eastAsia" w:ascii="宋体" w:hAnsi="宋体" w:eastAsia="宋体" w:cs="宋体"/>
                <w:b w:val="0"/>
                <w:bCs w:val="0"/>
                <w:i w:val="0"/>
                <w:iCs w:val="0"/>
                <w:caps w:val="0"/>
                <w:color w:val="374151"/>
                <w:spacing w:val="0"/>
                <w:sz w:val="15"/>
                <w:szCs w:val="15"/>
              </w:rPr>
              <w:t>172.16.1.2</w:t>
            </w:r>
          </w:p>
        </w:tc>
        <w:tc>
          <w:tcPr>
            <w:tcW w:w="1705" w:type="dxa"/>
            <w:vAlign w:val="center"/>
          </w:tcPr>
          <w:p>
            <w:pPr>
              <w:spacing w:line="360" w:lineRule="auto"/>
              <w:jc w:val="center"/>
              <w:rPr>
                <w:rFonts w:hint="eastAsia" w:ascii="宋体" w:hAnsi="宋体" w:eastAsia="宋体" w:cs="宋体"/>
                <w:b w:val="0"/>
                <w:bCs w:val="0"/>
                <w:i w:val="0"/>
                <w:iCs w:val="0"/>
                <w:caps w:val="0"/>
                <w:color w:val="374151"/>
                <w:spacing w:val="0"/>
                <w:sz w:val="15"/>
                <w:szCs w:val="15"/>
              </w:rPr>
            </w:pPr>
            <w:r>
              <w:rPr>
                <w:rFonts w:hint="eastAsia" w:ascii="宋体" w:hAnsi="宋体" w:eastAsia="宋体" w:cs="宋体"/>
                <w:b w:val="0"/>
                <w:bCs w:val="0"/>
                <w:i w:val="0"/>
                <w:iCs w:val="0"/>
                <w:caps w:val="0"/>
                <w:color w:val="374151"/>
                <w:spacing w:val="0"/>
                <w:sz w:val="15"/>
                <w:szCs w:val="15"/>
              </w:rPr>
              <w:t>10.0.0.2</w:t>
            </w:r>
          </w:p>
        </w:tc>
        <w:tc>
          <w:tcPr>
            <w:tcW w:w="1705" w:type="dxa"/>
            <w:vAlign w:val="center"/>
          </w:tcPr>
          <w:p>
            <w:pPr>
              <w:spacing w:line="360" w:lineRule="auto"/>
              <w:jc w:val="center"/>
              <w:rPr>
                <w:rFonts w:hint="eastAsia" w:ascii="宋体" w:hAnsi="宋体" w:eastAsia="宋体" w:cs="宋体"/>
                <w:b w:val="0"/>
                <w:bCs w:val="0"/>
                <w:i w:val="0"/>
                <w:iCs w:val="0"/>
                <w:caps w:val="0"/>
                <w:color w:val="374151"/>
                <w:spacing w:val="0"/>
                <w:sz w:val="15"/>
                <w:szCs w:val="15"/>
              </w:rPr>
            </w:pPr>
            <w:r>
              <w:rPr>
                <w:rFonts w:hint="eastAsia" w:ascii="宋体" w:hAnsi="宋体" w:eastAsia="宋体" w:cs="宋体"/>
                <w:b w:val="0"/>
                <w:bCs w:val="0"/>
                <w:i w:val="0"/>
                <w:iCs w:val="0"/>
                <w:caps w:val="0"/>
                <w:color w:val="374151"/>
                <w:spacing w:val="0"/>
                <w:sz w:val="15"/>
                <w:szCs w:val="15"/>
              </w:rPr>
              <w:t>172.16.1.2</w:t>
            </w:r>
          </w:p>
        </w:tc>
      </w:tr>
    </w:tbl>
    <w:p>
      <w:pPr>
        <w:spacing w:line="360" w:lineRule="auto"/>
        <w:rPr>
          <w:b/>
          <w:sz w:val="24"/>
          <w:szCs w:val="28"/>
        </w:rPr>
      </w:pPr>
      <w:r>
        <w:rPr>
          <w:rFonts w:hint="eastAsia"/>
          <w:b/>
          <w:sz w:val="24"/>
          <w:szCs w:val="28"/>
        </w:rPr>
        <w:t>实验结果与分析：</w:t>
      </w:r>
    </w:p>
    <w:p>
      <w:pPr>
        <w:spacing w:line="360" w:lineRule="auto"/>
        <w:ind w:firstLine="420" w:firstLineChars="200"/>
        <w:rPr>
          <w:rFonts w:hint="default"/>
          <w:sz w:val="21"/>
          <w:szCs w:val="21"/>
          <w:lang w:val="en-US" w:eastAsia="zh-CN"/>
        </w:rPr>
      </w:pPr>
      <w:r>
        <w:rPr>
          <w:rFonts w:hint="eastAsia"/>
          <w:sz w:val="21"/>
          <w:szCs w:val="21"/>
          <w:lang w:val="en-US" w:eastAsia="zh-CN"/>
        </w:rPr>
        <w:t>在这一环节，将针对实验指导书中的思考问题进行回答。</w:t>
      </w:r>
    </w:p>
    <w:p>
      <w:pPr>
        <w:spacing w:line="360" w:lineRule="auto"/>
        <w:rPr>
          <w:ins w:id="0" w:author="李晓" w:date="2023-12-13T20:12:39Z"/>
          <w:rFonts w:hint="default"/>
          <w:b/>
          <w:bCs/>
          <w:sz w:val="21"/>
          <w:szCs w:val="21"/>
          <w:lang w:val="en-US" w:eastAsia="zh-CN"/>
        </w:rPr>
      </w:pPr>
      <w:r>
        <w:rPr>
          <w:rFonts w:hint="eastAsia"/>
          <w:b/>
          <w:bCs/>
          <w:sz w:val="21"/>
          <w:szCs w:val="21"/>
          <w:lang w:val="en-US" w:eastAsia="zh-CN"/>
        </w:rPr>
        <w:t>（1）在第五步中，ping命令执行是否成功，为什么？</w:t>
      </w:r>
    </w:p>
    <w:p>
      <w:pPr>
        <w:spacing w:line="360" w:lineRule="auto"/>
        <w:ind w:firstLine="420" w:firstLineChars="200"/>
        <w:rPr>
          <w:rFonts w:hint="eastAsia"/>
          <w:sz w:val="21"/>
          <w:szCs w:val="21"/>
          <w:lang w:val="en-US" w:eastAsia="zh-CN"/>
        </w:rPr>
      </w:pPr>
      <w:r>
        <w:rPr>
          <w:rFonts w:hint="eastAsia"/>
          <w:sz w:val="21"/>
          <w:szCs w:val="21"/>
          <w:lang w:val="en-US" w:eastAsia="zh-CN"/>
        </w:rPr>
        <w:t>ping命令执行成功。在实验涉及的连接和配置模式下，正确形成路由表，完成相应的转发功能。</w:t>
      </w:r>
    </w:p>
    <w:p>
      <w:pPr>
        <w:spacing w:line="360" w:lineRule="auto"/>
        <w:rPr>
          <w:rFonts w:hint="default"/>
          <w:b/>
          <w:bCs/>
          <w:sz w:val="21"/>
          <w:szCs w:val="21"/>
          <w:lang w:val="en-US" w:eastAsia="zh-CN"/>
        </w:rPr>
      </w:pPr>
      <w:r>
        <w:rPr>
          <w:rFonts w:hint="eastAsia"/>
          <w:b/>
          <w:bCs/>
          <w:sz w:val="21"/>
          <w:szCs w:val="21"/>
          <w:lang w:val="en-US" w:eastAsia="zh-CN"/>
        </w:rPr>
        <w:t>（2）在第六步中，路由器配置是否成功，有何提示信息？</w:t>
      </w:r>
    </w:p>
    <w:p>
      <w:pPr>
        <w:spacing w:line="360" w:lineRule="auto"/>
        <w:ind w:firstLine="420" w:firstLineChars="200"/>
        <w:rPr>
          <w:rFonts w:hint="default"/>
          <w:sz w:val="21"/>
          <w:szCs w:val="21"/>
          <w:lang w:val="en-US" w:eastAsia="zh-CN"/>
        </w:rPr>
      </w:pPr>
      <w:r>
        <w:rPr>
          <w:rFonts w:hint="eastAsia"/>
          <w:sz w:val="21"/>
          <w:szCs w:val="21"/>
          <w:lang w:val="en-US" w:eastAsia="zh-CN"/>
        </w:rPr>
        <w:t>提示信息：端口地址冲突</w:t>
      </w:r>
    </w:p>
    <w:p>
      <w:pPr>
        <w:spacing w:line="360" w:lineRule="auto"/>
        <w:ind w:firstLine="420" w:firstLineChars="200"/>
        <w:rPr>
          <w:rFonts w:hint="eastAsia"/>
          <w:sz w:val="21"/>
          <w:szCs w:val="21"/>
          <w:lang w:val="en-US" w:eastAsia="zh-CN"/>
        </w:rPr>
      </w:pPr>
      <w:r>
        <w:rPr>
          <w:rFonts w:hint="eastAsia"/>
          <w:sz w:val="21"/>
          <w:szCs w:val="21"/>
          <w:lang w:val="en-US" w:eastAsia="zh-CN"/>
        </w:rPr>
        <w:t>经分析，我认为修改失败的原因有两个：</w:t>
      </w:r>
    </w:p>
    <w:p>
      <w:pPr>
        <w:spacing w:line="360" w:lineRule="auto"/>
        <w:ind w:firstLine="420" w:firstLineChars="200"/>
        <w:rPr>
          <w:rFonts w:hint="default"/>
          <w:sz w:val="21"/>
          <w:szCs w:val="21"/>
          <w:lang w:val="en-US" w:eastAsia="zh-CN"/>
        </w:rPr>
      </w:pPr>
      <w:r>
        <w:rPr>
          <w:rFonts w:hint="eastAsia"/>
          <w:sz w:val="21"/>
          <w:szCs w:val="21"/>
          <w:lang w:val="en-US" w:eastAsia="zh-CN"/>
        </w:rPr>
        <w:t>A、路由表冲突。路由器使用路由表来确定数据包的下一跳，如果两个端口设置在同一个IP地址域下，路由器将无法正确选择下一跳。这样可能导致数据包在网络中迷失，无法到达其目的地。</w:t>
      </w:r>
    </w:p>
    <w:p>
      <w:pPr>
        <w:spacing w:line="360" w:lineRule="auto"/>
        <w:ind w:firstLine="420" w:firstLineChars="200"/>
        <w:rPr>
          <w:b/>
          <w:sz w:val="24"/>
          <w:szCs w:val="28"/>
        </w:rPr>
      </w:pPr>
      <w:r>
        <w:rPr>
          <w:rFonts w:hint="eastAsia"/>
          <w:sz w:val="21"/>
          <w:szCs w:val="21"/>
          <w:lang w:val="en-US" w:eastAsia="zh-CN"/>
        </w:rPr>
        <w:t>B、网络隔离受影响。不同的网络段用于隔离不同的逻辑网络，以提高网络安全性和性能。如果两个端口设置在同一个IP地址域下，就会破坏这种隔离，可能导致未经授权的访问和潜在的安全问题。</w:t>
      </w:r>
    </w:p>
    <w:p>
      <w:pPr>
        <w:spacing w:line="360" w:lineRule="auto"/>
        <w:rPr>
          <w:rFonts w:hint="default"/>
          <w:b/>
          <w:bCs/>
          <w:sz w:val="21"/>
          <w:szCs w:val="21"/>
          <w:lang w:val="en-US" w:eastAsia="zh-CN"/>
        </w:rPr>
      </w:pPr>
      <w:r>
        <w:rPr>
          <w:rFonts w:hint="eastAsia"/>
          <w:b/>
          <w:bCs/>
          <w:sz w:val="21"/>
          <w:szCs w:val="21"/>
          <w:lang w:val="en-US" w:eastAsia="zh-CN"/>
        </w:rPr>
        <w:t>（3）如果不配置PC机的网关，执行ping命令时可以观察到什么现象？为什么？</w:t>
      </w:r>
    </w:p>
    <w:p>
      <w:pPr>
        <w:spacing w:line="360" w:lineRule="auto"/>
        <w:ind w:firstLine="420" w:firstLineChars="200"/>
        <w:rPr>
          <w:rFonts w:hint="eastAsia"/>
          <w:sz w:val="21"/>
          <w:szCs w:val="21"/>
          <w:lang w:val="en-US" w:eastAsia="zh-CN"/>
        </w:rPr>
      </w:pPr>
      <w:r>
        <w:rPr>
          <w:rFonts w:hint="eastAsia"/>
          <w:sz w:val="21"/>
          <w:szCs w:val="21"/>
          <w:lang w:val="en-US" w:eastAsia="zh-CN"/>
        </w:rPr>
        <w:t>当PC1 ping PC2时显示请求超时</w:t>
      </w:r>
    </w:p>
    <w:p>
      <w:pPr>
        <w:spacing w:line="360" w:lineRule="auto"/>
        <w:jc w:val="center"/>
      </w:pPr>
      <w:r>
        <w:drawing>
          <wp:inline distT="0" distB="0" distL="114300" distR="114300">
            <wp:extent cx="4719955" cy="2201545"/>
            <wp:effectExtent l="0" t="0" r="4445" b="825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9"/>
                    <a:stretch>
                      <a:fillRect/>
                    </a:stretch>
                  </pic:blipFill>
                  <pic:spPr>
                    <a:xfrm>
                      <a:off x="0" y="0"/>
                      <a:ext cx="4719955" cy="2201545"/>
                    </a:xfrm>
                    <a:prstGeom prst="rect">
                      <a:avLst/>
                    </a:prstGeom>
                    <a:noFill/>
                    <a:ln>
                      <a:noFill/>
                    </a:ln>
                  </pic:spPr>
                </pic:pic>
              </a:graphicData>
            </a:graphic>
          </wp:inline>
        </w:drawing>
      </w:r>
    </w:p>
    <w:p>
      <w:pPr>
        <w:spacing w:line="360" w:lineRule="auto"/>
        <w:ind w:firstLine="420" w:firstLineChars="200"/>
        <w:rPr>
          <w:rFonts w:hint="eastAsia"/>
          <w:sz w:val="21"/>
          <w:szCs w:val="21"/>
          <w:lang w:val="en-US" w:eastAsia="zh-CN"/>
        </w:rPr>
      </w:pPr>
      <w:r>
        <w:rPr>
          <w:rFonts w:hint="eastAsia"/>
          <w:sz w:val="21"/>
          <w:szCs w:val="21"/>
          <w:lang w:val="en-US" w:eastAsia="zh-CN"/>
        </w:rPr>
        <w:t>如果没有配置默认网关，操作系统可能不知道如何将数据包发送到目标主机。默认网关是当主机要访问不在本地子网的目标时，数据包应该发送到的路由器的IP地址。如果没有默认网关，主机无法找到到达目标主机的路由，因此ping请求会超时。</w:t>
      </w:r>
    </w:p>
    <w:p>
      <w:pPr>
        <w:spacing w:line="360" w:lineRule="auto"/>
      </w:pPr>
    </w:p>
    <w:p>
      <w:pPr>
        <w:spacing w:line="360" w:lineRule="auto"/>
      </w:pPr>
    </w:p>
    <w:p>
      <w:pPr>
        <w:spacing w:line="360" w:lineRule="auto"/>
        <w:rPr>
          <w:b/>
          <w:sz w:val="24"/>
          <w:szCs w:val="28"/>
        </w:rPr>
      </w:pPr>
    </w:p>
    <w:p>
      <w:pPr>
        <w:spacing w:line="360" w:lineRule="auto"/>
        <w:rPr>
          <w:b/>
          <w:sz w:val="24"/>
          <w:szCs w:val="28"/>
        </w:rPr>
      </w:pPr>
    </w:p>
    <w:p>
      <w:pPr>
        <w:spacing w:line="360" w:lineRule="auto"/>
        <w:rPr>
          <w:b/>
          <w:sz w:val="24"/>
          <w:szCs w:val="28"/>
        </w:rPr>
      </w:pPr>
    </w:p>
    <w:p>
      <w:pPr>
        <w:spacing w:line="360" w:lineRule="auto"/>
        <w:rPr>
          <w:b/>
          <w:sz w:val="24"/>
          <w:szCs w:val="28"/>
        </w:rPr>
      </w:pPr>
    </w:p>
    <w:p>
      <w:pPr>
        <w:spacing w:line="360" w:lineRule="auto"/>
        <w:rPr>
          <w:b/>
          <w:sz w:val="24"/>
          <w:szCs w:val="28"/>
        </w:rPr>
      </w:pPr>
    </w:p>
    <w:p>
      <w:pPr>
        <w:spacing w:line="360" w:lineRule="auto"/>
        <w:rPr>
          <w:b/>
          <w:sz w:val="24"/>
          <w:szCs w:val="28"/>
        </w:rPr>
      </w:pPr>
    </w:p>
    <w:p>
      <w:pPr>
        <w:spacing w:line="360" w:lineRule="auto"/>
        <w:rPr>
          <w:b/>
          <w:sz w:val="24"/>
          <w:szCs w:val="28"/>
        </w:rPr>
      </w:pPr>
    </w:p>
    <w:p>
      <w:pPr>
        <w:spacing w:line="360" w:lineRule="auto"/>
        <w:rPr>
          <w:b/>
          <w:sz w:val="24"/>
          <w:szCs w:val="28"/>
        </w:rPr>
      </w:pPr>
    </w:p>
    <w:p>
      <w:pPr>
        <w:spacing w:line="360" w:lineRule="auto"/>
        <w:rPr>
          <w:b/>
          <w:sz w:val="24"/>
          <w:szCs w:val="28"/>
        </w:rPr>
      </w:pPr>
    </w:p>
    <w:p>
      <w:pPr>
        <w:spacing w:line="360" w:lineRule="auto"/>
        <w:rPr>
          <w:b/>
          <w:sz w:val="24"/>
          <w:szCs w:val="28"/>
        </w:rPr>
      </w:pPr>
    </w:p>
    <w:p>
      <w:pPr>
        <w:spacing w:line="360" w:lineRule="auto"/>
        <w:rPr>
          <w:b/>
          <w:sz w:val="24"/>
          <w:szCs w:val="28"/>
        </w:rPr>
      </w:pPr>
    </w:p>
    <w:p>
      <w:pPr>
        <w:spacing w:line="360" w:lineRule="auto"/>
        <w:rPr>
          <w:ins w:id="1" w:author="李晓" w:date="2023-12-13T20:12:40Z"/>
          <w:b/>
          <w:sz w:val="24"/>
          <w:szCs w:val="28"/>
        </w:rPr>
      </w:pPr>
    </w:p>
    <w:p>
      <w:pPr>
        <w:spacing w:before="312" w:beforeLines="100" w:line="360" w:lineRule="auto"/>
        <w:rPr>
          <w:ins w:id="2" w:author="李晓" w:date="2023-12-13T20:12:41Z"/>
          <w:b/>
          <w:sz w:val="24"/>
          <w:szCs w:val="28"/>
          <w:u w:val="single"/>
        </w:rPr>
      </w:pPr>
      <w:ins w:id="3" w:author="李晓" w:date="2023-12-13T20:12:41Z">
        <w:r>
          <w:rPr>
            <w:rFonts w:hint="eastAsia"/>
            <w:b/>
            <w:sz w:val="24"/>
            <w:szCs w:val="28"/>
          </w:rPr>
          <w:t>实验名称：</w:t>
        </w:r>
      </w:ins>
    </w:p>
    <w:p>
      <w:pPr>
        <w:spacing w:line="360" w:lineRule="auto"/>
        <w:ind w:firstLine="420" w:firstLineChars="200"/>
        <w:rPr>
          <w:ins w:id="4" w:author="李晓" w:date="2023-12-13T20:12:41Z"/>
          <w:rFonts w:hint="default" w:eastAsiaTheme="minorEastAsia"/>
          <w:b w:val="0"/>
          <w:bCs w:val="0"/>
          <w:sz w:val="21"/>
          <w:szCs w:val="21"/>
          <w:lang w:val="en-US" w:eastAsia="zh-CN"/>
        </w:rPr>
      </w:pPr>
      <w:r>
        <w:rPr>
          <w:rFonts w:hint="eastAsia"/>
          <w:b w:val="0"/>
          <w:bCs w:val="0"/>
          <w:sz w:val="21"/>
          <w:szCs w:val="21"/>
          <w:lang w:val="en-US" w:eastAsia="zh-CN"/>
        </w:rPr>
        <w:t>实验八：静态路由实验</w:t>
      </w:r>
    </w:p>
    <w:p>
      <w:pPr>
        <w:spacing w:line="360" w:lineRule="auto"/>
        <w:rPr>
          <w:ins w:id="5" w:author="李晓" w:date="2023-12-13T20:12:41Z"/>
          <w:b/>
          <w:sz w:val="24"/>
          <w:szCs w:val="28"/>
        </w:rPr>
      </w:pPr>
      <w:ins w:id="6" w:author="李晓" w:date="2023-12-13T20:12:41Z">
        <w:r>
          <w:rPr>
            <w:rFonts w:hint="eastAsia"/>
            <w:b/>
            <w:sz w:val="24"/>
            <w:szCs w:val="28"/>
          </w:rPr>
          <w:t>实验目的：</w:t>
        </w:r>
      </w:ins>
    </w:p>
    <w:p>
      <w:pPr>
        <w:spacing w:line="360" w:lineRule="auto"/>
        <w:ind w:firstLine="420" w:firstLineChars="200"/>
        <w:rPr>
          <w:rFonts w:hint="default"/>
          <w:b w:val="0"/>
          <w:bCs w:val="0"/>
          <w:sz w:val="21"/>
          <w:szCs w:val="21"/>
          <w:lang w:val="en-US" w:eastAsia="zh-CN"/>
        </w:rPr>
      </w:pPr>
      <w:r>
        <w:rPr>
          <w:rFonts w:hint="eastAsia"/>
          <w:b w:val="0"/>
          <w:bCs w:val="0"/>
          <w:sz w:val="21"/>
          <w:szCs w:val="21"/>
          <w:lang w:val="en-US" w:eastAsia="zh-CN"/>
        </w:rPr>
        <w:t>（1）深入掌握IP协议和路由原理</w:t>
      </w:r>
    </w:p>
    <w:p>
      <w:pPr>
        <w:spacing w:line="360" w:lineRule="auto"/>
        <w:ind w:firstLine="420" w:firstLineChars="200"/>
        <w:rPr>
          <w:ins w:id="7" w:author="李晓" w:date="2023-12-13T20:12:41Z"/>
          <w:rFonts w:hint="default"/>
          <w:b w:val="0"/>
          <w:bCs w:val="0"/>
          <w:sz w:val="21"/>
          <w:szCs w:val="21"/>
          <w:lang w:val="en-US" w:eastAsia="zh-CN"/>
        </w:rPr>
      </w:pPr>
      <w:r>
        <w:rPr>
          <w:rFonts w:hint="eastAsia"/>
          <w:b w:val="0"/>
          <w:bCs w:val="0"/>
          <w:sz w:val="21"/>
          <w:szCs w:val="21"/>
          <w:lang w:val="en-US" w:eastAsia="zh-CN"/>
        </w:rPr>
        <w:t>（2）掌握静态路由原理和RIP路由协议原理</w:t>
      </w:r>
    </w:p>
    <w:p>
      <w:pPr>
        <w:spacing w:line="360" w:lineRule="auto"/>
        <w:rPr>
          <w:ins w:id="8" w:author="李晓" w:date="2023-12-13T20:12:41Z"/>
          <w:b/>
          <w:sz w:val="24"/>
          <w:szCs w:val="28"/>
        </w:rPr>
      </w:pPr>
      <w:ins w:id="9" w:author="李晓" w:date="2023-12-13T20:12:41Z">
        <w:r>
          <w:rPr>
            <w:rFonts w:hint="eastAsia"/>
            <w:b/>
            <w:sz w:val="24"/>
            <w:szCs w:val="28"/>
          </w:rPr>
          <w:t>实验仪器：</w:t>
        </w:r>
      </w:ins>
    </w:p>
    <w:p>
      <w:pPr>
        <w:spacing w:line="360" w:lineRule="auto"/>
        <w:ind w:firstLine="420" w:firstLineChars="200"/>
        <w:rPr>
          <w:ins w:id="10" w:author="李晓" w:date="2023-12-13T20:12:41Z"/>
          <w:rFonts w:hint="default"/>
          <w:b w:val="0"/>
          <w:bCs w:val="0"/>
          <w:sz w:val="21"/>
          <w:szCs w:val="21"/>
          <w:lang w:val="en-US" w:eastAsia="zh-CN"/>
        </w:rPr>
      </w:pPr>
      <w:r>
        <w:rPr>
          <w:rFonts w:hint="eastAsia"/>
          <w:b w:val="0"/>
          <w:bCs w:val="0"/>
          <w:sz w:val="21"/>
          <w:szCs w:val="21"/>
          <w:lang w:val="en-US" w:eastAsia="zh-CN"/>
        </w:rPr>
        <w:t>Router路由器2台、主机2台、直连线2条</w:t>
      </w:r>
    </w:p>
    <w:p>
      <w:pPr>
        <w:spacing w:line="360" w:lineRule="auto"/>
        <w:rPr>
          <w:ins w:id="11" w:author="李晓" w:date="2023-12-13T20:12:41Z"/>
          <w:b/>
          <w:sz w:val="24"/>
          <w:szCs w:val="28"/>
        </w:rPr>
      </w:pPr>
      <w:ins w:id="12" w:author="李晓" w:date="2023-12-13T20:12:41Z">
        <w:r>
          <w:rPr>
            <w:rFonts w:hint="eastAsia"/>
            <w:b/>
            <w:sz w:val="24"/>
            <w:szCs w:val="28"/>
          </w:rPr>
          <w:t>实验原理：</w:t>
        </w:r>
      </w:ins>
    </w:p>
    <w:p>
      <w:pPr>
        <w:spacing w:line="360" w:lineRule="auto"/>
        <w:ind w:firstLine="420" w:firstLineChars="200"/>
        <w:rPr>
          <w:rFonts w:hint="default" w:eastAsia="宋体"/>
          <w:b w:val="0"/>
          <w:bCs w:val="0"/>
          <w:sz w:val="21"/>
          <w:szCs w:val="21"/>
          <w:lang w:val="en-US" w:eastAsia="zh-CN"/>
        </w:rPr>
      </w:pPr>
      <w:r>
        <w:rPr>
          <w:rFonts w:hint="eastAsia"/>
          <w:b w:val="0"/>
          <w:bCs w:val="0"/>
          <w:sz w:val="21"/>
          <w:szCs w:val="21"/>
          <w:lang w:val="en-US" w:eastAsia="zh-CN"/>
        </w:rPr>
        <w:t>静态路由指的是由用户或者网络管理员手工配置的路由，当网络拓扑结构或链路状态发生变化的时候，需要手动修改路由表的相关信息。在默认情况下，静态路由是私有的，不会传递给其他路由器，也不通过路由器发通告消息，从而节省网络带宽和路由器的运算资源。静态路由是单向的，适合小型网络或结构比较稳定的网络。有关静态路由的部分知识参考了文章</w:t>
      </w:r>
      <w:r>
        <w:rPr>
          <w:rFonts w:ascii="宋体" w:hAnsi="宋体" w:eastAsia="宋体" w:cs="宋体"/>
          <w:sz w:val="21"/>
          <w:szCs w:val="21"/>
        </w:rPr>
        <w:fldChar w:fldCharType="begin"/>
      </w:r>
      <w:r>
        <w:rPr>
          <w:rFonts w:ascii="宋体" w:hAnsi="宋体" w:eastAsia="宋体" w:cs="宋体"/>
          <w:sz w:val="21"/>
          <w:szCs w:val="21"/>
        </w:rPr>
        <w:instrText xml:space="preserve"> HYPERLINK "https://blog.csdn.net/qq_34238567/article/details/119810775" </w:instrText>
      </w:r>
      <w:r>
        <w:rPr>
          <w:rFonts w:ascii="宋体" w:hAnsi="宋体" w:eastAsia="宋体" w:cs="宋体"/>
          <w:sz w:val="21"/>
          <w:szCs w:val="21"/>
        </w:rPr>
        <w:fldChar w:fldCharType="separate"/>
      </w:r>
      <w:r>
        <w:rPr>
          <w:rStyle w:val="10"/>
          <w:rFonts w:ascii="宋体" w:hAnsi="宋体" w:eastAsia="宋体" w:cs="宋体"/>
          <w:sz w:val="21"/>
          <w:szCs w:val="21"/>
        </w:rPr>
        <w:t>静态路由（也许是目前最全的）-CSDN博客</w:t>
      </w:r>
      <w:r>
        <w:rPr>
          <w:rFonts w:ascii="宋体" w:hAnsi="宋体" w:eastAsia="宋体" w:cs="宋体"/>
          <w:sz w:val="21"/>
          <w:szCs w:val="21"/>
        </w:rPr>
        <w:fldChar w:fldCharType="end"/>
      </w:r>
      <w:r>
        <w:rPr>
          <w:rFonts w:hint="eastAsia" w:ascii="宋体" w:hAnsi="宋体" w:eastAsia="宋体" w:cs="宋体"/>
          <w:sz w:val="21"/>
          <w:szCs w:val="21"/>
          <w:lang w:val="en-US" w:eastAsia="zh-CN"/>
        </w:rPr>
        <w:t>进行学习。本</w:t>
      </w:r>
      <w:r>
        <w:rPr>
          <w:rFonts w:hint="eastAsia" w:ascii="宋体" w:hAnsi="宋体" w:eastAsia="宋体" w:cs="宋体"/>
          <w:sz w:val="24"/>
          <w:szCs w:val="24"/>
          <w:lang w:val="en-US" w:eastAsia="zh-CN"/>
        </w:rPr>
        <w:t>次实验的拓扑结构如下所示。</w:t>
      </w:r>
    </w:p>
    <w:p>
      <w:pPr>
        <w:spacing w:line="360" w:lineRule="auto"/>
        <w:jc w:val="center"/>
        <w:rPr>
          <w:ins w:id="13" w:author="李晓" w:date="2023-12-13T20:12:41Z"/>
          <w:rFonts w:hint="eastAsia" w:eastAsiaTheme="minorEastAsia"/>
          <w:sz w:val="24"/>
          <w:szCs w:val="28"/>
          <w:lang w:val="en-US" w:eastAsia="zh-CN"/>
        </w:rPr>
      </w:pPr>
      <w:r>
        <w:drawing>
          <wp:inline distT="0" distB="0" distL="114300" distR="114300">
            <wp:extent cx="4295140" cy="955040"/>
            <wp:effectExtent l="0" t="0" r="10160" b="165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4295140" cy="955040"/>
                    </a:xfrm>
                    <a:prstGeom prst="rect">
                      <a:avLst/>
                    </a:prstGeom>
                    <a:noFill/>
                    <a:ln>
                      <a:noFill/>
                    </a:ln>
                  </pic:spPr>
                </pic:pic>
              </a:graphicData>
            </a:graphic>
          </wp:inline>
        </w:drawing>
      </w:r>
    </w:p>
    <w:p>
      <w:pPr>
        <w:spacing w:line="360" w:lineRule="auto"/>
        <w:rPr>
          <w:ins w:id="14" w:author="李晓" w:date="2023-12-13T20:12:41Z"/>
          <w:b/>
          <w:sz w:val="24"/>
          <w:szCs w:val="28"/>
        </w:rPr>
      </w:pPr>
      <w:ins w:id="15" w:author="李晓" w:date="2023-12-13T20:12:41Z">
        <w:r>
          <w:rPr>
            <w:rFonts w:hint="eastAsia"/>
            <w:b/>
            <w:sz w:val="24"/>
            <w:szCs w:val="28"/>
          </w:rPr>
          <w:t>实验内容与步骤：</w:t>
        </w:r>
      </w:ins>
    </w:p>
    <w:p>
      <w:pPr>
        <w:spacing w:line="360" w:lineRule="auto"/>
        <w:rPr>
          <w:rFonts w:hint="default"/>
          <w:b/>
          <w:bCs/>
          <w:sz w:val="21"/>
          <w:szCs w:val="21"/>
          <w:lang w:val="en-US" w:eastAsia="zh-CN"/>
        </w:rPr>
      </w:pPr>
      <w:r>
        <w:rPr>
          <w:rFonts w:hint="eastAsia"/>
          <w:b/>
          <w:bCs/>
          <w:sz w:val="21"/>
          <w:szCs w:val="21"/>
          <w:lang w:val="en-US" w:eastAsia="zh-CN"/>
        </w:rPr>
        <w:t>（1）线缆连接</w:t>
      </w:r>
    </w:p>
    <w:p>
      <w:pPr>
        <w:spacing w:line="360" w:lineRule="auto"/>
        <w:ind w:firstLine="420" w:firstLineChars="200"/>
        <w:rPr>
          <w:sz w:val="24"/>
          <w:szCs w:val="28"/>
        </w:rPr>
      </w:pPr>
      <w:r>
        <w:rPr>
          <w:rFonts w:hint="eastAsia"/>
          <w:sz w:val="21"/>
          <w:szCs w:val="21"/>
          <w:lang w:val="en-US" w:eastAsia="zh-CN"/>
        </w:rPr>
        <w:t>由于路由器与路由器的串口线已经接好，因此将两台PC分别与两个路由器相连。</w:t>
      </w:r>
    </w:p>
    <w:p>
      <w:pPr>
        <w:spacing w:line="360" w:lineRule="auto"/>
        <w:rPr>
          <w:rFonts w:hint="default"/>
          <w:b/>
          <w:bCs/>
          <w:sz w:val="21"/>
          <w:szCs w:val="21"/>
          <w:lang w:val="en-US" w:eastAsia="zh-CN"/>
        </w:rPr>
      </w:pPr>
      <w:r>
        <w:rPr>
          <w:rFonts w:hint="eastAsia"/>
          <w:b/>
          <w:bCs/>
          <w:sz w:val="21"/>
          <w:szCs w:val="21"/>
          <w:lang w:val="en-US" w:eastAsia="zh-CN"/>
        </w:rPr>
        <w:t>（2）配置路由器接口地址</w:t>
      </w:r>
    </w:p>
    <w:p>
      <w:pPr>
        <w:spacing w:line="360" w:lineRule="auto"/>
        <w:ind w:firstLine="420" w:firstLineChars="200"/>
        <w:rPr>
          <w:rFonts w:hint="default"/>
          <w:sz w:val="21"/>
          <w:szCs w:val="21"/>
          <w:lang w:val="en-US" w:eastAsia="zh-CN"/>
        </w:rPr>
      </w:pPr>
      <w:r>
        <w:rPr>
          <w:rFonts w:hint="eastAsia"/>
          <w:sz w:val="21"/>
          <w:szCs w:val="21"/>
          <w:lang w:val="en-US" w:eastAsia="zh-CN"/>
        </w:rPr>
        <w:t>A、配置R1</w:t>
      </w:r>
    </w:p>
    <w:p>
      <w:pPr>
        <w:spacing w:line="360" w:lineRule="auto"/>
        <w:jc w:val="center"/>
      </w:pPr>
      <w:r>
        <w:drawing>
          <wp:inline distT="0" distB="0" distL="114300" distR="114300">
            <wp:extent cx="4094480" cy="2037080"/>
            <wp:effectExtent l="0" t="0" r="1270" b="127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21"/>
                    <a:stretch>
                      <a:fillRect/>
                    </a:stretch>
                  </pic:blipFill>
                  <pic:spPr>
                    <a:xfrm>
                      <a:off x="0" y="0"/>
                      <a:ext cx="4094480" cy="2037080"/>
                    </a:xfrm>
                    <a:prstGeom prst="rect">
                      <a:avLst/>
                    </a:prstGeom>
                    <a:noFill/>
                    <a:ln>
                      <a:noFill/>
                    </a:ln>
                  </pic:spPr>
                </pic:pic>
              </a:graphicData>
            </a:graphic>
          </wp:inline>
        </w:drawing>
      </w:r>
    </w:p>
    <w:p>
      <w:pPr>
        <w:spacing w:line="360" w:lineRule="auto"/>
        <w:ind w:firstLine="420" w:firstLineChars="200"/>
        <w:rPr>
          <w:rFonts w:hint="default"/>
          <w:sz w:val="21"/>
          <w:szCs w:val="21"/>
          <w:lang w:val="en-US" w:eastAsia="zh-CN"/>
        </w:rPr>
      </w:pPr>
      <w:r>
        <w:rPr>
          <w:rFonts w:hint="eastAsia"/>
          <w:sz w:val="21"/>
          <w:szCs w:val="21"/>
          <w:lang w:val="en-US" w:eastAsia="zh-CN"/>
        </w:rPr>
        <w:t>B、配置R2</w:t>
      </w:r>
    </w:p>
    <w:p>
      <w:pPr>
        <w:jc w:val="center"/>
        <w:rPr>
          <w:sz w:val="24"/>
          <w:szCs w:val="28"/>
        </w:rPr>
      </w:pPr>
      <w:r>
        <w:drawing>
          <wp:inline distT="0" distB="0" distL="114300" distR="114300">
            <wp:extent cx="4380230" cy="2083435"/>
            <wp:effectExtent l="0" t="0" r="1270" b="1206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2"/>
                    <a:stretch>
                      <a:fillRect/>
                    </a:stretch>
                  </pic:blipFill>
                  <pic:spPr>
                    <a:xfrm>
                      <a:off x="0" y="0"/>
                      <a:ext cx="4380230" cy="2083435"/>
                    </a:xfrm>
                    <a:prstGeom prst="rect">
                      <a:avLst/>
                    </a:prstGeom>
                    <a:noFill/>
                    <a:ln>
                      <a:noFill/>
                    </a:ln>
                  </pic:spPr>
                </pic:pic>
              </a:graphicData>
            </a:graphic>
          </wp:inline>
        </w:drawing>
      </w:r>
    </w:p>
    <w:p>
      <w:pPr>
        <w:spacing w:line="360" w:lineRule="auto"/>
        <w:rPr>
          <w:rFonts w:hint="default"/>
          <w:b/>
          <w:bCs/>
          <w:sz w:val="21"/>
          <w:szCs w:val="21"/>
          <w:lang w:val="en-US" w:eastAsia="zh-CN"/>
        </w:rPr>
      </w:pPr>
      <w:r>
        <w:rPr>
          <w:rFonts w:hint="eastAsia"/>
          <w:b/>
          <w:bCs/>
          <w:sz w:val="21"/>
          <w:szCs w:val="21"/>
          <w:lang w:val="en-US" w:eastAsia="zh-CN"/>
        </w:rPr>
        <w:t>（3）配置PC机IP地址</w:t>
      </w:r>
    </w:p>
    <w:p>
      <w:pPr>
        <w:spacing w:line="360" w:lineRule="auto"/>
        <w:ind w:firstLine="420" w:firstLineChars="200"/>
        <w:rPr>
          <w:rFonts w:hint="default"/>
          <w:sz w:val="21"/>
          <w:szCs w:val="21"/>
          <w:lang w:val="en-US" w:eastAsia="zh-CN"/>
        </w:rPr>
      </w:pPr>
      <w:r>
        <w:rPr>
          <w:rFonts w:hint="eastAsia"/>
          <w:sz w:val="21"/>
          <w:szCs w:val="21"/>
          <w:lang w:val="en-US" w:eastAsia="zh-CN"/>
        </w:rPr>
        <w:t>A、PC1</w:t>
      </w:r>
    </w:p>
    <w:p>
      <w:pPr>
        <w:spacing w:line="360" w:lineRule="auto"/>
        <w:jc w:val="center"/>
      </w:pPr>
      <w:r>
        <w:drawing>
          <wp:inline distT="0" distB="0" distL="114300" distR="114300">
            <wp:extent cx="4150995" cy="5096510"/>
            <wp:effectExtent l="0" t="0" r="1905" b="889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23"/>
                    <a:stretch>
                      <a:fillRect/>
                    </a:stretch>
                  </pic:blipFill>
                  <pic:spPr>
                    <a:xfrm>
                      <a:off x="0" y="0"/>
                      <a:ext cx="4150995" cy="5096510"/>
                    </a:xfrm>
                    <a:prstGeom prst="rect">
                      <a:avLst/>
                    </a:prstGeom>
                    <a:noFill/>
                    <a:ln>
                      <a:noFill/>
                    </a:ln>
                  </pic:spPr>
                </pic:pic>
              </a:graphicData>
            </a:graphic>
          </wp:inline>
        </w:drawing>
      </w:r>
    </w:p>
    <w:p>
      <w:pPr>
        <w:spacing w:line="360" w:lineRule="auto"/>
      </w:pPr>
    </w:p>
    <w:p>
      <w:pPr>
        <w:spacing w:line="360" w:lineRule="auto"/>
        <w:jc w:val="center"/>
      </w:pPr>
      <w:r>
        <w:drawing>
          <wp:inline distT="0" distB="0" distL="114300" distR="114300">
            <wp:extent cx="4256405" cy="3317875"/>
            <wp:effectExtent l="0" t="0" r="10795" b="15875"/>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24"/>
                    <a:stretch>
                      <a:fillRect/>
                    </a:stretch>
                  </pic:blipFill>
                  <pic:spPr>
                    <a:xfrm>
                      <a:off x="0" y="0"/>
                      <a:ext cx="4256405" cy="3317875"/>
                    </a:xfrm>
                    <a:prstGeom prst="rect">
                      <a:avLst/>
                    </a:prstGeom>
                    <a:noFill/>
                    <a:ln>
                      <a:noFill/>
                    </a:ln>
                  </pic:spPr>
                </pic:pic>
              </a:graphicData>
            </a:graphic>
          </wp:inline>
        </w:drawing>
      </w:r>
    </w:p>
    <w:p>
      <w:pPr>
        <w:spacing w:line="360" w:lineRule="auto"/>
        <w:ind w:firstLine="420" w:firstLineChars="200"/>
        <w:rPr>
          <w:rFonts w:hint="default"/>
          <w:sz w:val="21"/>
          <w:szCs w:val="21"/>
          <w:lang w:val="en-US" w:eastAsia="zh-CN"/>
        </w:rPr>
      </w:pPr>
      <w:r>
        <w:rPr>
          <w:rFonts w:hint="eastAsia"/>
          <w:sz w:val="21"/>
          <w:szCs w:val="21"/>
          <w:lang w:val="en-US" w:eastAsia="zh-CN"/>
        </w:rPr>
        <w:t>B、PC2</w:t>
      </w:r>
    </w:p>
    <w:p>
      <w:pPr>
        <w:jc w:val="center"/>
      </w:pPr>
      <w:r>
        <w:drawing>
          <wp:inline distT="0" distB="0" distL="114300" distR="114300">
            <wp:extent cx="4072890" cy="5109210"/>
            <wp:effectExtent l="0" t="0" r="3810" b="152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5"/>
                    <a:stretch>
                      <a:fillRect/>
                    </a:stretch>
                  </pic:blipFill>
                  <pic:spPr>
                    <a:xfrm>
                      <a:off x="0" y="0"/>
                      <a:ext cx="4072890" cy="5109210"/>
                    </a:xfrm>
                    <a:prstGeom prst="rect">
                      <a:avLst/>
                    </a:prstGeom>
                    <a:noFill/>
                    <a:ln>
                      <a:noFill/>
                    </a:ln>
                  </pic:spPr>
                </pic:pic>
              </a:graphicData>
            </a:graphic>
          </wp:inline>
        </w:drawing>
      </w:r>
    </w:p>
    <w:p>
      <w:pPr>
        <w:jc w:val="center"/>
        <w:rPr>
          <w:sz w:val="24"/>
          <w:szCs w:val="28"/>
        </w:rPr>
      </w:pPr>
      <w:r>
        <w:drawing>
          <wp:inline distT="0" distB="0" distL="114300" distR="114300">
            <wp:extent cx="4243070" cy="2824480"/>
            <wp:effectExtent l="0" t="0" r="5080" b="139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6"/>
                    <a:stretch>
                      <a:fillRect/>
                    </a:stretch>
                  </pic:blipFill>
                  <pic:spPr>
                    <a:xfrm>
                      <a:off x="0" y="0"/>
                      <a:ext cx="4243070" cy="2824480"/>
                    </a:xfrm>
                    <a:prstGeom prst="rect">
                      <a:avLst/>
                    </a:prstGeom>
                    <a:noFill/>
                    <a:ln>
                      <a:noFill/>
                    </a:ln>
                  </pic:spPr>
                </pic:pic>
              </a:graphicData>
            </a:graphic>
          </wp:inline>
        </w:drawing>
      </w:r>
    </w:p>
    <w:p>
      <w:pPr>
        <w:spacing w:line="360" w:lineRule="auto"/>
        <w:rPr>
          <w:rFonts w:hint="default"/>
          <w:b/>
          <w:bCs/>
          <w:sz w:val="21"/>
          <w:szCs w:val="21"/>
          <w:lang w:val="en-US" w:eastAsia="zh-CN"/>
        </w:rPr>
      </w:pPr>
      <w:r>
        <w:rPr>
          <w:rFonts w:hint="eastAsia"/>
          <w:b/>
          <w:bCs/>
          <w:sz w:val="21"/>
          <w:szCs w:val="21"/>
          <w:lang w:val="en-US" w:eastAsia="zh-CN"/>
        </w:rPr>
        <w:t>（4）查看实验结果</w:t>
      </w:r>
    </w:p>
    <w:p>
      <w:pPr>
        <w:spacing w:line="360" w:lineRule="auto"/>
        <w:ind w:firstLine="420" w:firstLineChars="200"/>
        <w:rPr>
          <w:rFonts w:hint="default"/>
          <w:sz w:val="21"/>
          <w:szCs w:val="21"/>
          <w:lang w:val="en-US" w:eastAsia="zh-CN"/>
        </w:rPr>
      </w:pPr>
      <w:r>
        <w:rPr>
          <w:rFonts w:hint="eastAsia"/>
          <w:sz w:val="21"/>
          <w:szCs w:val="21"/>
          <w:lang w:val="en-US" w:eastAsia="zh-CN"/>
        </w:rPr>
        <w:t>A、PC1 ping PC2，不通</w:t>
      </w:r>
    </w:p>
    <w:p>
      <w:pPr>
        <w:spacing w:line="360" w:lineRule="auto"/>
        <w:jc w:val="center"/>
        <w:rPr>
          <w:sz w:val="24"/>
          <w:szCs w:val="28"/>
        </w:rPr>
      </w:pPr>
      <w:r>
        <w:drawing>
          <wp:inline distT="0" distB="0" distL="114300" distR="114300">
            <wp:extent cx="4462145" cy="3478530"/>
            <wp:effectExtent l="0" t="0" r="14605" b="762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27"/>
                    <a:stretch>
                      <a:fillRect/>
                    </a:stretch>
                  </pic:blipFill>
                  <pic:spPr>
                    <a:xfrm>
                      <a:off x="0" y="0"/>
                      <a:ext cx="4462145" cy="3478530"/>
                    </a:xfrm>
                    <a:prstGeom prst="rect">
                      <a:avLst/>
                    </a:prstGeom>
                    <a:noFill/>
                    <a:ln>
                      <a:noFill/>
                    </a:ln>
                  </pic:spPr>
                </pic:pic>
              </a:graphicData>
            </a:graphic>
          </wp:inline>
        </w:drawing>
      </w:r>
    </w:p>
    <w:p>
      <w:pPr>
        <w:spacing w:line="360" w:lineRule="auto"/>
        <w:ind w:firstLine="420" w:firstLineChars="200"/>
        <w:rPr>
          <w:rFonts w:hint="eastAsia"/>
          <w:sz w:val="21"/>
          <w:szCs w:val="21"/>
          <w:lang w:val="en-US" w:eastAsia="zh-CN"/>
        </w:rPr>
      </w:pPr>
    </w:p>
    <w:p>
      <w:pPr>
        <w:spacing w:line="360" w:lineRule="auto"/>
        <w:ind w:firstLine="420" w:firstLineChars="200"/>
        <w:rPr>
          <w:rFonts w:hint="eastAsia"/>
          <w:sz w:val="21"/>
          <w:szCs w:val="21"/>
          <w:lang w:val="en-US" w:eastAsia="zh-CN"/>
        </w:rPr>
      </w:pPr>
    </w:p>
    <w:p>
      <w:pPr>
        <w:spacing w:line="360" w:lineRule="auto"/>
        <w:ind w:firstLine="420" w:firstLineChars="200"/>
        <w:rPr>
          <w:rFonts w:hint="eastAsia"/>
          <w:sz w:val="21"/>
          <w:szCs w:val="21"/>
          <w:lang w:val="en-US" w:eastAsia="zh-CN"/>
        </w:rPr>
      </w:pPr>
    </w:p>
    <w:p>
      <w:pPr>
        <w:spacing w:line="360" w:lineRule="auto"/>
        <w:ind w:firstLine="420" w:firstLineChars="200"/>
        <w:rPr>
          <w:rFonts w:hint="eastAsia"/>
          <w:sz w:val="21"/>
          <w:szCs w:val="21"/>
          <w:lang w:val="en-US" w:eastAsia="zh-CN"/>
        </w:rPr>
      </w:pPr>
    </w:p>
    <w:p>
      <w:pPr>
        <w:spacing w:line="360" w:lineRule="auto"/>
        <w:ind w:firstLine="420" w:firstLineChars="200"/>
        <w:rPr>
          <w:rFonts w:hint="eastAsia"/>
          <w:sz w:val="21"/>
          <w:szCs w:val="21"/>
          <w:lang w:val="en-US" w:eastAsia="zh-CN"/>
        </w:rPr>
      </w:pPr>
    </w:p>
    <w:p>
      <w:pPr>
        <w:spacing w:line="360" w:lineRule="auto"/>
        <w:ind w:firstLine="420" w:firstLineChars="200"/>
        <w:rPr>
          <w:rFonts w:hint="eastAsia"/>
          <w:sz w:val="21"/>
          <w:szCs w:val="21"/>
          <w:lang w:val="en-US" w:eastAsia="zh-CN"/>
        </w:rPr>
      </w:pPr>
    </w:p>
    <w:p>
      <w:pPr>
        <w:spacing w:line="360" w:lineRule="auto"/>
        <w:ind w:firstLine="420" w:firstLineChars="200"/>
        <w:rPr>
          <w:rFonts w:hint="eastAsia"/>
          <w:sz w:val="24"/>
          <w:szCs w:val="28"/>
          <w:lang w:val="en-US" w:eastAsia="zh-CN"/>
        </w:rPr>
      </w:pPr>
      <w:r>
        <w:rPr>
          <w:rFonts w:hint="eastAsia"/>
          <w:sz w:val="21"/>
          <w:szCs w:val="21"/>
          <w:lang w:val="en-US" w:eastAsia="zh-CN"/>
        </w:rPr>
        <w:t>B、PC2 ping PC1，不通</w:t>
      </w:r>
    </w:p>
    <w:p>
      <w:pPr>
        <w:jc w:val="center"/>
      </w:pPr>
      <w:r>
        <w:drawing>
          <wp:inline distT="0" distB="0" distL="114300" distR="114300">
            <wp:extent cx="4490085" cy="2089150"/>
            <wp:effectExtent l="0" t="0" r="5715"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8"/>
                    <a:stretch>
                      <a:fillRect/>
                    </a:stretch>
                  </pic:blipFill>
                  <pic:spPr>
                    <a:xfrm>
                      <a:off x="0" y="0"/>
                      <a:ext cx="4490085" cy="2089150"/>
                    </a:xfrm>
                    <a:prstGeom prst="rect">
                      <a:avLst/>
                    </a:prstGeom>
                    <a:noFill/>
                    <a:ln>
                      <a:noFill/>
                    </a:ln>
                  </pic:spPr>
                </pic:pic>
              </a:graphicData>
            </a:graphic>
          </wp:inline>
        </w:drawing>
      </w:r>
    </w:p>
    <w:p>
      <w:pPr>
        <w:spacing w:line="360" w:lineRule="auto"/>
        <w:ind w:firstLine="420" w:firstLineChars="200"/>
        <w:rPr>
          <w:rFonts w:hint="eastAsia"/>
          <w:sz w:val="24"/>
          <w:szCs w:val="28"/>
          <w:lang w:val="en-US" w:eastAsia="zh-CN"/>
        </w:rPr>
      </w:pPr>
      <w:r>
        <w:rPr>
          <w:rFonts w:hint="eastAsia"/>
          <w:sz w:val="21"/>
          <w:szCs w:val="21"/>
          <w:lang w:val="en-US" w:eastAsia="zh-CN"/>
        </w:rPr>
        <w:t>C、查看路由表</w:t>
      </w:r>
    </w:p>
    <w:p>
      <w:pPr>
        <w:spacing w:line="360" w:lineRule="auto"/>
        <w:jc w:val="center"/>
        <w:rPr>
          <w:rFonts w:hint="eastAsia"/>
          <w:sz w:val="24"/>
          <w:szCs w:val="28"/>
          <w:lang w:val="en-US" w:eastAsia="zh-CN"/>
        </w:rPr>
      </w:pPr>
      <w:r>
        <w:drawing>
          <wp:inline distT="0" distB="0" distL="114300" distR="114300">
            <wp:extent cx="4692650" cy="3011170"/>
            <wp:effectExtent l="0" t="0" r="12700" b="17780"/>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29"/>
                    <a:stretch>
                      <a:fillRect/>
                    </a:stretch>
                  </pic:blipFill>
                  <pic:spPr>
                    <a:xfrm>
                      <a:off x="0" y="0"/>
                      <a:ext cx="4692650" cy="3011170"/>
                    </a:xfrm>
                    <a:prstGeom prst="rect">
                      <a:avLst/>
                    </a:prstGeom>
                    <a:noFill/>
                    <a:ln>
                      <a:noFill/>
                    </a:ln>
                  </pic:spPr>
                </pic:pic>
              </a:graphicData>
            </a:graphic>
          </wp:inline>
        </w:drawing>
      </w:r>
    </w:p>
    <w:p>
      <w:pPr>
        <w:spacing w:line="360" w:lineRule="auto"/>
        <w:rPr>
          <w:rFonts w:hint="default"/>
          <w:b/>
          <w:bCs/>
          <w:sz w:val="21"/>
          <w:szCs w:val="21"/>
          <w:lang w:val="en-US" w:eastAsia="zh-CN"/>
        </w:rPr>
      </w:pPr>
      <w:r>
        <w:rPr>
          <w:rFonts w:hint="eastAsia"/>
          <w:b/>
          <w:bCs/>
          <w:sz w:val="21"/>
          <w:szCs w:val="21"/>
          <w:lang w:val="en-US" w:eastAsia="zh-CN"/>
        </w:rPr>
        <w:t>（5）写入静态路由表</w:t>
      </w:r>
    </w:p>
    <w:p>
      <w:pPr>
        <w:spacing w:line="360" w:lineRule="auto"/>
        <w:ind w:firstLine="420" w:firstLineChars="200"/>
        <w:rPr>
          <w:rFonts w:hint="default"/>
          <w:sz w:val="21"/>
          <w:szCs w:val="21"/>
          <w:lang w:val="en-US" w:eastAsia="zh-CN"/>
        </w:rPr>
      </w:pPr>
      <w:r>
        <w:rPr>
          <w:rFonts w:hint="eastAsia"/>
          <w:sz w:val="21"/>
          <w:szCs w:val="21"/>
          <w:lang w:val="en-US" w:eastAsia="zh-CN"/>
        </w:rPr>
        <w:t>A、配置R1</w:t>
      </w:r>
    </w:p>
    <w:p>
      <w:pPr>
        <w:spacing w:line="360" w:lineRule="auto"/>
        <w:jc w:val="center"/>
      </w:pPr>
      <w:r>
        <w:drawing>
          <wp:inline distT="0" distB="0" distL="114300" distR="114300">
            <wp:extent cx="4294505" cy="2239010"/>
            <wp:effectExtent l="0" t="0" r="10795" b="889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30"/>
                    <a:stretch>
                      <a:fillRect/>
                    </a:stretch>
                  </pic:blipFill>
                  <pic:spPr>
                    <a:xfrm>
                      <a:off x="0" y="0"/>
                      <a:ext cx="4294505" cy="2239010"/>
                    </a:xfrm>
                    <a:prstGeom prst="rect">
                      <a:avLst/>
                    </a:prstGeom>
                    <a:noFill/>
                    <a:ln>
                      <a:noFill/>
                    </a:ln>
                  </pic:spPr>
                </pic:pic>
              </a:graphicData>
            </a:graphic>
          </wp:inline>
        </w:drawing>
      </w:r>
    </w:p>
    <w:p>
      <w:pPr>
        <w:spacing w:line="360" w:lineRule="auto"/>
        <w:ind w:firstLine="420" w:firstLineChars="200"/>
        <w:rPr>
          <w:rFonts w:hint="default"/>
          <w:sz w:val="21"/>
          <w:szCs w:val="21"/>
          <w:lang w:val="en-US" w:eastAsia="zh-CN"/>
        </w:rPr>
      </w:pPr>
      <w:r>
        <w:rPr>
          <w:rFonts w:hint="eastAsia"/>
          <w:sz w:val="21"/>
          <w:szCs w:val="21"/>
          <w:lang w:val="en-US" w:eastAsia="zh-CN"/>
        </w:rPr>
        <w:t>B、配置R2</w:t>
      </w:r>
    </w:p>
    <w:p>
      <w:pPr>
        <w:jc w:val="center"/>
        <w:rPr>
          <w:rFonts w:hint="eastAsia"/>
          <w:sz w:val="24"/>
          <w:szCs w:val="28"/>
          <w:lang w:val="en-US" w:eastAsia="zh-CN"/>
        </w:rPr>
      </w:pPr>
      <w:r>
        <w:drawing>
          <wp:inline distT="0" distB="0" distL="114300" distR="114300">
            <wp:extent cx="4554220" cy="2190115"/>
            <wp:effectExtent l="0" t="0" r="1778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1"/>
                    <a:stretch>
                      <a:fillRect/>
                    </a:stretch>
                  </pic:blipFill>
                  <pic:spPr>
                    <a:xfrm>
                      <a:off x="0" y="0"/>
                      <a:ext cx="4554220" cy="2190115"/>
                    </a:xfrm>
                    <a:prstGeom prst="rect">
                      <a:avLst/>
                    </a:prstGeom>
                    <a:noFill/>
                    <a:ln>
                      <a:noFill/>
                    </a:ln>
                  </pic:spPr>
                </pic:pic>
              </a:graphicData>
            </a:graphic>
          </wp:inline>
        </w:drawing>
      </w:r>
    </w:p>
    <w:p>
      <w:pPr>
        <w:spacing w:line="360" w:lineRule="auto"/>
        <w:rPr>
          <w:rFonts w:hint="default"/>
          <w:sz w:val="24"/>
          <w:szCs w:val="28"/>
          <w:lang w:val="en-US" w:eastAsia="zh-CN"/>
        </w:rPr>
      </w:pPr>
      <w:r>
        <w:rPr>
          <w:rFonts w:hint="eastAsia"/>
          <w:b/>
          <w:bCs/>
          <w:sz w:val="21"/>
          <w:szCs w:val="21"/>
          <w:lang w:val="en-US" w:eastAsia="zh-CN"/>
        </w:rPr>
        <w:t>（6）分段进行测试</w:t>
      </w:r>
    </w:p>
    <w:p>
      <w:pPr>
        <w:spacing w:line="360" w:lineRule="auto"/>
        <w:ind w:firstLine="420" w:firstLineChars="200"/>
        <w:rPr>
          <w:rFonts w:hint="default"/>
          <w:sz w:val="21"/>
          <w:szCs w:val="21"/>
          <w:lang w:val="en-US" w:eastAsia="zh-CN"/>
        </w:rPr>
      </w:pPr>
      <w:r>
        <w:rPr>
          <w:rFonts w:hint="eastAsia"/>
          <w:sz w:val="21"/>
          <w:szCs w:val="21"/>
          <w:lang w:val="en-US" w:eastAsia="zh-CN"/>
        </w:rPr>
        <w:t>A、路由器ping各段，均能连通</w:t>
      </w:r>
    </w:p>
    <w:p>
      <w:pPr>
        <w:spacing w:line="360" w:lineRule="auto"/>
        <w:jc w:val="center"/>
      </w:pPr>
      <w:r>
        <w:drawing>
          <wp:inline distT="0" distB="0" distL="114300" distR="114300">
            <wp:extent cx="4656455" cy="3290570"/>
            <wp:effectExtent l="0" t="0" r="10795" b="508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32"/>
                    <a:stretch>
                      <a:fillRect/>
                    </a:stretch>
                  </pic:blipFill>
                  <pic:spPr>
                    <a:xfrm>
                      <a:off x="0" y="0"/>
                      <a:ext cx="4656455" cy="3290570"/>
                    </a:xfrm>
                    <a:prstGeom prst="rect">
                      <a:avLst/>
                    </a:prstGeom>
                    <a:noFill/>
                    <a:ln>
                      <a:noFill/>
                    </a:ln>
                  </pic:spPr>
                </pic:pic>
              </a:graphicData>
            </a:graphic>
          </wp:inline>
        </w:drawing>
      </w:r>
    </w:p>
    <w:p>
      <w:pPr>
        <w:spacing w:line="360" w:lineRule="auto"/>
        <w:ind w:firstLine="420" w:firstLineChars="200"/>
        <w:rPr>
          <w:rFonts w:hint="default"/>
          <w:sz w:val="21"/>
          <w:szCs w:val="21"/>
          <w:lang w:val="en-US" w:eastAsia="zh-CN"/>
        </w:rPr>
      </w:pPr>
      <w:r>
        <w:rPr>
          <w:rFonts w:hint="eastAsia"/>
          <w:sz w:val="21"/>
          <w:szCs w:val="21"/>
          <w:lang w:val="en-US" w:eastAsia="zh-CN"/>
        </w:rPr>
        <w:t>B、PC2 ping自己网关</w:t>
      </w:r>
    </w:p>
    <w:p>
      <w:pPr>
        <w:jc w:val="center"/>
      </w:pPr>
      <w:r>
        <w:drawing>
          <wp:inline distT="0" distB="0" distL="114300" distR="114300">
            <wp:extent cx="4472940" cy="3561715"/>
            <wp:effectExtent l="0" t="0" r="381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3"/>
                    <a:stretch>
                      <a:fillRect/>
                    </a:stretch>
                  </pic:blipFill>
                  <pic:spPr>
                    <a:xfrm>
                      <a:off x="0" y="0"/>
                      <a:ext cx="4472940" cy="3561715"/>
                    </a:xfrm>
                    <a:prstGeom prst="rect">
                      <a:avLst/>
                    </a:prstGeom>
                    <a:noFill/>
                    <a:ln>
                      <a:noFill/>
                    </a:ln>
                  </pic:spPr>
                </pic:pic>
              </a:graphicData>
            </a:graphic>
          </wp:inline>
        </w:drawing>
      </w:r>
    </w:p>
    <w:p>
      <w:pPr>
        <w:spacing w:line="360" w:lineRule="auto"/>
        <w:ind w:firstLine="420" w:firstLineChars="200"/>
        <w:rPr>
          <w:rFonts w:hint="eastAsia"/>
          <w:sz w:val="21"/>
          <w:szCs w:val="21"/>
          <w:lang w:val="en-US" w:eastAsia="zh-CN"/>
        </w:rPr>
      </w:pPr>
      <w:r>
        <w:rPr>
          <w:rFonts w:hint="eastAsia"/>
          <w:sz w:val="21"/>
          <w:szCs w:val="21"/>
          <w:lang w:val="en-US" w:eastAsia="zh-CN"/>
        </w:rPr>
        <w:t>C、Router2串口</w:t>
      </w:r>
    </w:p>
    <w:p>
      <w:pPr>
        <w:jc w:val="center"/>
        <w:rPr>
          <w:rFonts w:hint="eastAsia"/>
          <w:lang w:val="en-US" w:eastAsia="zh-CN"/>
        </w:rPr>
      </w:pPr>
      <w:r>
        <w:drawing>
          <wp:inline distT="0" distB="0" distL="114300" distR="114300">
            <wp:extent cx="4632325" cy="3682365"/>
            <wp:effectExtent l="0" t="0" r="15875" b="133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4"/>
                    <a:stretch>
                      <a:fillRect/>
                    </a:stretch>
                  </pic:blipFill>
                  <pic:spPr>
                    <a:xfrm>
                      <a:off x="0" y="0"/>
                      <a:ext cx="4632325" cy="368236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spacing w:line="360" w:lineRule="auto"/>
        <w:ind w:firstLine="420" w:firstLineChars="200"/>
        <w:rPr>
          <w:rFonts w:hint="eastAsia"/>
          <w:sz w:val="21"/>
          <w:szCs w:val="21"/>
          <w:lang w:val="en-US" w:eastAsia="zh-CN"/>
        </w:rPr>
      </w:pPr>
      <w:r>
        <w:rPr>
          <w:rFonts w:hint="eastAsia"/>
          <w:sz w:val="21"/>
          <w:szCs w:val="21"/>
          <w:lang w:val="en-US" w:eastAsia="zh-CN"/>
        </w:rPr>
        <w:t>D、Router1串口</w:t>
      </w:r>
    </w:p>
    <w:p>
      <w:pPr>
        <w:jc w:val="center"/>
        <w:rPr>
          <w:rFonts w:hint="eastAsia"/>
          <w:lang w:val="en-US" w:eastAsia="zh-CN"/>
        </w:rPr>
      </w:pPr>
      <w:r>
        <w:drawing>
          <wp:inline distT="0" distB="0" distL="114300" distR="114300">
            <wp:extent cx="4605020" cy="3682365"/>
            <wp:effectExtent l="0" t="0" r="5080" b="133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5"/>
                    <a:stretch>
                      <a:fillRect/>
                    </a:stretch>
                  </pic:blipFill>
                  <pic:spPr>
                    <a:xfrm>
                      <a:off x="0" y="0"/>
                      <a:ext cx="4605020" cy="3682365"/>
                    </a:xfrm>
                    <a:prstGeom prst="rect">
                      <a:avLst/>
                    </a:prstGeom>
                    <a:noFill/>
                    <a:ln>
                      <a:noFill/>
                    </a:ln>
                  </pic:spPr>
                </pic:pic>
              </a:graphicData>
            </a:graphic>
          </wp:inline>
        </w:drawing>
      </w:r>
    </w:p>
    <w:p>
      <w:pPr>
        <w:spacing w:line="360" w:lineRule="auto"/>
        <w:ind w:firstLine="420" w:firstLineChars="200"/>
        <w:rPr>
          <w:rFonts w:hint="eastAsia"/>
          <w:sz w:val="21"/>
          <w:szCs w:val="21"/>
          <w:lang w:val="en-US" w:eastAsia="zh-CN"/>
        </w:rPr>
      </w:pPr>
      <w:r>
        <w:rPr>
          <w:rFonts w:hint="eastAsia"/>
          <w:sz w:val="21"/>
          <w:szCs w:val="21"/>
          <w:lang w:val="en-US" w:eastAsia="zh-CN"/>
        </w:rPr>
        <w:t>E、PC1网关</w:t>
      </w:r>
    </w:p>
    <w:p>
      <w:pPr>
        <w:jc w:val="center"/>
      </w:pPr>
      <w:r>
        <w:drawing>
          <wp:inline distT="0" distB="0" distL="114300" distR="114300">
            <wp:extent cx="4700270" cy="3724275"/>
            <wp:effectExtent l="0" t="0" r="508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6"/>
                    <a:stretch>
                      <a:fillRect/>
                    </a:stretch>
                  </pic:blipFill>
                  <pic:spPr>
                    <a:xfrm>
                      <a:off x="0" y="0"/>
                      <a:ext cx="4700270" cy="3724275"/>
                    </a:xfrm>
                    <a:prstGeom prst="rect">
                      <a:avLst/>
                    </a:prstGeom>
                    <a:noFill/>
                    <a:ln>
                      <a:noFill/>
                    </a:ln>
                  </pic:spPr>
                </pic:pic>
              </a:graphicData>
            </a:graphic>
          </wp:inline>
        </w:drawing>
      </w:r>
    </w:p>
    <w:p/>
    <w:p>
      <w:pPr>
        <w:rPr>
          <w:rFonts w:hint="eastAsia"/>
          <w:lang w:val="en-US" w:eastAsia="zh-CN"/>
        </w:rPr>
      </w:pPr>
    </w:p>
    <w:p>
      <w:pPr>
        <w:rPr>
          <w:rFonts w:hint="eastAsia"/>
          <w:lang w:val="en-US" w:eastAsia="zh-CN"/>
        </w:rPr>
      </w:pPr>
    </w:p>
    <w:p>
      <w:pPr>
        <w:spacing w:line="360" w:lineRule="auto"/>
        <w:ind w:firstLine="420" w:firstLineChars="200"/>
        <w:rPr>
          <w:rFonts w:hint="eastAsia"/>
          <w:sz w:val="21"/>
          <w:szCs w:val="21"/>
          <w:lang w:val="en-US" w:eastAsia="zh-CN"/>
        </w:rPr>
      </w:pPr>
      <w:r>
        <w:rPr>
          <w:rFonts w:hint="eastAsia"/>
          <w:sz w:val="21"/>
          <w:szCs w:val="21"/>
          <w:lang w:val="en-US" w:eastAsia="zh-CN"/>
        </w:rPr>
        <w:t>F、PC1</w:t>
      </w:r>
    </w:p>
    <w:p>
      <w:pPr>
        <w:jc w:val="center"/>
        <w:rPr>
          <w:rFonts w:hint="default"/>
          <w:sz w:val="24"/>
          <w:szCs w:val="28"/>
          <w:lang w:val="en-US" w:eastAsia="zh-CN"/>
        </w:rPr>
      </w:pPr>
      <w:r>
        <w:drawing>
          <wp:inline distT="0" distB="0" distL="114300" distR="114300">
            <wp:extent cx="4649470" cy="3700145"/>
            <wp:effectExtent l="0" t="0" r="17780" b="146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7"/>
                    <a:stretch>
                      <a:fillRect/>
                    </a:stretch>
                  </pic:blipFill>
                  <pic:spPr>
                    <a:xfrm>
                      <a:off x="0" y="0"/>
                      <a:ext cx="4649470" cy="3700145"/>
                    </a:xfrm>
                    <a:prstGeom prst="rect">
                      <a:avLst/>
                    </a:prstGeom>
                    <a:noFill/>
                    <a:ln>
                      <a:noFill/>
                    </a:ln>
                  </pic:spPr>
                </pic:pic>
              </a:graphicData>
            </a:graphic>
          </wp:inline>
        </w:drawing>
      </w:r>
    </w:p>
    <w:p>
      <w:pPr>
        <w:spacing w:line="360" w:lineRule="auto"/>
        <w:rPr>
          <w:rFonts w:hint="default"/>
          <w:b/>
          <w:bCs/>
          <w:sz w:val="21"/>
          <w:szCs w:val="21"/>
          <w:lang w:val="en-US" w:eastAsia="zh-CN"/>
        </w:rPr>
      </w:pPr>
      <w:r>
        <w:rPr>
          <w:rFonts w:hint="eastAsia"/>
          <w:b/>
          <w:bCs/>
          <w:sz w:val="21"/>
          <w:szCs w:val="21"/>
          <w:lang w:val="en-US" w:eastAsia="zh-CN"/>
        </w:rPr>
        <w:t>（7）查看路由表</w:t>
      </w:r>
    </w:p>
    <w:p>
      <w:pPr>
        <w:spacing w:line="360" w:lineRule="auto"/>
        <w:ind w:firstLine="420" w:firstLineChars="200"/>
        <w:rPr>
          <w:rFonts w:hint="default"/>
          <w:sz w:val="21"/>
          <w:szCs w:val="21"/>
          <w:lang w:val="en-US" w:eastAsia="zh-CN"/>
        </w:rPr>
      </w:pPr>
      <w:r>
        <w:rPr>
          <w:rFonts w:hint="eastAsia"/>
          <w:sz w:val="21"/>
          <w:szCs w:val="21"/>
          <w:lang w:val="en-US" w:eastAsia="zh-CN"/>
        </w:rPr>
        <w:t>A、R1路由表</w:t>
      </w:r>
    </w:p>
    <w:p>
      <w:pPr>
        <w:spacing w:line="360" w:lineRule="auto"/>
        <w:jc w:val="center"/>
      </w:pPr>
      <w:r>
        <w:drawing>
          <wp:inline distT="0" distB="0" distL="114300" distR="114300">
            <wp:extent cx="4683760" cy="3309620"/>
            <wp:effectExtent l="0" t="0" r="2540" b="5080"/>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38"/>
                    <a:stretch>
                      <a:fillRect/>
                    </a:stretch>
                  </pic:blipFill>
                  <pic:spPr>
                    <a:xfrm>
                      <a:off x="0" y="0"/>
                      <a:ext cx="4683760" cy="3309620"/>
                    </a:xfrm>
                    <a:prstGeom prst="rect">
                      <a:avLst/>
                    </a:prstGeom>
                    <a:noFill/>
                    <a:ln>
                      <a:noFill/>
                    </a:ln>
                  </pic:spPr>
                </pic:pic>
              </a:graphicData>
            </a:graphic>
          </wp:inline>
        </w:drawing>
      </w:r>
    </w:p>
    <w:p>
      <w:pPr>
        <w:spacing w:line="360" w:lineRule="auto"/>
      </w:pPr>
    </w:p>
    <w:p>
      <w:pPr>
        <w:spacing w:line="360" w:lineRule="auto"/>
      </w:pPr>
    </w:p>
    <w:p>
      <w:pPr>
        <w:spacing w:line="360" w:lineRule="auto"/>
      </w:pPr>
    </w:p>
    <w:p>
      <w:pPr>
        <w:spacing w:line="360" w:lineRule="auto"/>
        <w:ind w:firstLine="420" w:firstLineChars="200"/>
        <w:rPr>
          <w:rFonts w:hint="default"/>
          <w:sz w:val="21"/>
          <w:szCs w:val="21"/>
          <w:lang w:val="en-US" w:eastAsia="zh-CN"/>
        </w:rPr>
      </w:pPr>
      <w:r>
        <w:rPr>
          <w:rFonts w:hint="eastAsia"/>
          <w:sz w:val="21"/>
          <w:szCs w:val="21"/>
          <w:lang w:val="en-US" w:eastAsia="zh-CN"/>
        </w:rPr>
        <w:t>B、R2路由表</w:t>
      </w:r>
    </w:p>
    <w:p>
      <w:pPr>
        <w:jc w:val="center"/>
      </w:pPr>
      <w:r>
        <w:drawing>
          <wp:inline distT="0" distB="0" distL="114300" distR="114300">
            <wp:extent cx="4765040" cy="2290445"/>
            <wp:effectExtent l="0" t="0" r="16510" b="146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9"/>
                    <a:stretch>
                      <a:fillRect/>
                    </a:stretch>
                  </pic:blipFill>
                  <pic:spPr>
                    <a:xfrm>
                      <a:off x="0" y="0"/>
                      <a:ext cx="4765040" cy="2290445"/>
                    </a:xfrm>
                    <a:prstGeom prst="rect">
                      <a:avLst/>
                    </a:prstGeom>
                    <a:noFill/>
                    <a:ln>
                      <a:noFill/>
                    </a:ln>
                  </pic:spPr>
                </pic:pic>
              </a:graphicData>
            </a:graphic>
          </wp:inline>
        </w:drawing>
      </w:r>
    </w:p>
    <w:p>
      <w:pPr>
        <w:spacing w:line="360" w:lineRule="auto"/>
        <w:rPr>
          <w:ins w:id="16" w:author="李晓" w:date="2023-12-13T20:12:41Z"/>
          <w:b/>
          <w:sz w:val="24"/>
          <w:szCs w:val="28"/>
        </w:rPr>
      </w:pPr>
      <w:ins w:id="17" w:author="李晓" w:date="2023-12-13T20:12:41Z">
        <w:r>
          <w:rPr>
            <w:rFonts w:hint="eastAsia"/>
            <w:b/>
            <w:sz w:val="24"/>
            <w:szCs w:val="28"/>
          </w:rPr>
          <w:t>实验数据：</w:t>
        </w:r>
      </w:ins>
    </w:p>
    <w:p>
      <w:pPr>
        <w:spacing w:line="360" w:lineRule="auto"/>
        <w:ind w:firstLine="420" w:firstLineChars="200"/>
        <w:rPr>
          <w:ins w:id="18" w:author="李晓" w:date="2023-12-13T20:12:41Z"/>
          <w:rFonts w:hint="eastAsia"/>
          <w:sz w:val="21"/>
          <w:szCs w:val="21"/>
          <w:lang w:val="en-US" w:eastAsia="zh-CN"/>
        </w:rPr>
      </w:pPr>
      <w:r>
        <w:rPr>
          <w:rFonts w:hint="eastAsia"/>
          <w:sz w:val="21"/>
          <w:szCs w:val="21"/>
          <w:lang w:val="en-US" w:eastAsia="zh-CN"/>
        </w:rPr>
        <w:t>本次实验偏向于验证性实验，没有涉及实验数据，相关实验记录均以图片的形式展示于实验步骤中。</w:t>
      </w:r>
    </w:p>
    <w:p>
      <w:pPr>
        <w:spacing w:line="360" w:lineRule="auto"/>
        <w:rPr>
          <w:ins w:id="19" w:author="李晓" w:date="2023-12-13T20:12:41Z"/>
          <w:b/>
          <w:sz w:val="24"/>
          <w:szCs w:val="28"/>
        </w:rPr>
      </w:pPr>
      <w:ins w:id="20" w:author="李晓" w:date="2023-12-13T20:12:41Z">
        <w:r>
          <w:rPr>
            <w:rFonts w:hint="eastAsia"/>
            <w:b/>
            <w:sz w:val="24"/>
            <w:szCs w:val="28"/>
          </w:rPr>
          <w:t>实验数据处理：</w:t>
        </w:r>
      </w:ins>
    </w:p>
    <w:p>
      <w:pPr>
        <w:spacing w:line="360" w:lineRule="auto"/>
        <w:ind w:firstLine="420" w:firstLineChars="200"/>
        <w:rPr>
          <w:ins w:id="21" w:author="李晓" w:date="2023-12-13T20:12:41Z"/>
          <w:rFonts w:hint="default"/>
          <w:sz w:val="21"/>
          <w:szCs w:val="21"/>
          <w:lang w:val="en-US" w:eastAsia="zh-CN"/>
        </w:rPr>
      </w:pPr>
      <w:r>
        <w:rPr>
          <w:rFonts w:hint="eastAsia"/>
          <w:sz w:val="21"/>
          <w:szCs w:val="21"/>
          <w:lang w:val="en-US" w:eastAsia="zh-CN"/>
        </w:rPr>
        <w:t>由于本次实验未涉及到实验数据，因此无需进行实验数据处理。</w:t>
      </w:r>
    </w:p>
    <w:p>
      <w:pPr>
        <w:spacing w:line="360" w:lineRule="auto"/>
        <w:rPr>
          <w:ins w:id="22" w:author="李晓" w:date="2023-12-13T20:12:41Z"/>
          <w:b/>
          <w:sz w:val="24"/>
          <w:szCs w:val="28"/>
        </w:rPr>
      </w:pPr>
      <w:ins w:id="23" w:author="李晓" w:date="2023-12-13T20:12:41Z">
        <w:r>
          <w:rPr>
            <w:rFonts w:hint="eastAsia"/>
            <w:b/>
            <w:sz w:val="24"/>
            <w:szCs w:val="28"/>
          </w:rPr>
          <w:t>实验结果与分析：</w:t>
        </w:r>
      </w:ins>
    </w:p>
    <w:p>
      <w:pPr>
        <w:spacing w:line="360" w:lineRule="auto"/>
        <w:ind w:firstLine="420" w:firstLineChars="200"/>
        <w:rPr>
          <w:ins w:id="24" w:author="李晓" w:date="2023-12-13T20:12:41Z"/>
          <w:rFonts w:hint="default"/>
          <w:sz w:val="21"/>
          <w:szCs w:val="21"/>
          <w:lang w:val="en-US" w:eastAsia="zh-CN"/>
        </w:rPr>
      </w:pPr>
      <w:r>
        <w:rPr>
          <w:rFonts w:hint="eastAsia"/>
          <w:sz w:val="21"/>
          <w:szCs w:val="21"/>
          <w:lang w:val="en-US" w:eastAsia="zh-CN"/>
        </w:rPr>
        <w:t>在这个环节，针对实验指导书中的部分思考问题进行回答。</w:t>
      </w:r>
    </w:p>
    <w:p>
      <w:pPr>
        <w:spacing w:line="360" w:lineRule="auto"/>
        <w:rPr>
          <w:rFonts w:hint="default"/>
          <w:b/>
          <w:bCs/>
          <w:sz w:val="21"/>
          <w:szCs w:val="21"/>
          <w:lang w:val="en-US" w:eastAsia="zh-CN"/>
        </w:rPr>
      </w:pPr>
      <w:r>
        <w:rPr>
          <w:rFonts w:hint="eastAsia"/>
          <w:b/>
          <w:bCs/>
          <w:sz w:val="21"/>
          <w:szCs w:val="21"/>
          <w:lang w:val="en-US" w:eastAsia="zh-CN"/>
        </w:rPr>
        <w:t>（1）步骤4中，PC1 ping PC2能否成功？为什么？路由表中有几个条目？</w:t>
      </w:r>
    </w:p>
    <w:p>
      <w:pPr>
        <w:spacing w:line="360" w:lineRule="auto"/>
        <w:ind w:firstLine="420" w:firstLineChars="200"/>
        <w:rPr>
          <w:rFonts w:hint="eastAsia"/>
          <w:lang w:val="en-US" w:eastAsia="zh-CN"/>
        </w:rPr>
      </w:pPr>
      <w:r>
        <w:rPr>
          <w:rFonts w:hint="eastAsia"/>
          <w:sz w:val="21"/>
          <w:szCs w:val="21"/>
          <w:lang w:val="en-US" w:eastAsia="zh-CN"/>
        </w:rPr>
        <w:t>不通，此时路由表中有4（2）个条目，均为直连。未配置路由信息，路由器不知道应该将数据包如何转发。</w:t>
      </w:r>
    </w:p>
    <w:p>
      <w:pPr>
        <w:spacing w:line="360" w:lineRule="auto"/>
        <w:rPr>
          <w:rFonts w:hint="eastAsia"/>
          <w:b/>
          <w:bCs/>
          <w:sz w:val="21"/>
          <w:szCs w:val="21"/>
          <w:lang w:val="en-US" w:eastAsia="zh-CN"/>
        </w:rPr>
      </w:pPr>
      <w:r>
        <w:rPr>
          <w:rFonts w:hint="eastAsia"/>
          <w:b/>
          <w:bCs/>
          <w:sz w:val="21"/>
          <w:szCs w:val="21"/>
          <w:lang w:val="en-US" w:eastAsia="zh-CN"/>
        </w:rPr>
        <w:t>（2）步骤7中，路由表中有几个条目？与步骤四中的路由表有什么不同？</w:t>
      </w:r>
    </w:p>
    <w:p>
      <w:pPr>
        <w:spacing w:line="360" w:lineRule="auto"/>
        <w:ind w:firstLine="420" w:firstLineChars="200"/>
        <w:rPr>
          <w:rFonts w:hint="eastAsia"/>
          <w:sz w:val="21"/>
          <w:szCs w:val="21"/>
          <w:lang w:val="en-US" w:eastAsia="zh-CN"/>
        </w:rPr>
      </w:pPr>
      <w:r>
        <w:rPr>
          <w:rFonts w:hint="eastAsia"/>
          <w:sz w:val="21"/>
          <w:szCs w:val="21"/>
          <w:lang w:val="en-US" w:eastAsia="zh-CN"/>
        </w:rPr>
        <w:t>在步骤4的基础上增加了S即静态路由配置信息，通过该条目，路由器知道了：目的网络是172.16.3.0/24，则下一跳为172.16.2.2，成功进入另一个自治系统。</w:t>
      </w:r>
    </w:p>
    <w:p>
      <w:pPr>
        <w:spacing w:line="360" w:lineRule="auto"/>
        <w:rPr>
          <w:rFonts w:hint="eastAsia"/>
          <w:b/>
          <w:bCs/>
          <w:sz w:val="21"/>
          <w:szCs w:val="21"/>
          <w:lang w:val="en-US" w:eastAsia="zh-CN"/>
        </w:rPr>
      </w:pPr>
      <w:r>
        <w:rPr>
          <w:rFonts w:hint="eastAsia"/>
          <w:b/>
          <w:bCs/>
          <w:sz w:val="21"/>
          <w:szCs w:val="21"/>
          <w:lang w:val="en-US" w:eastAsia="zh-CN"/>
        </w:rPr>
        <w:t>（3）静态路由实验，拓扑结构为：PC1━R1━R2━PC2。静态路由具有方向性，如果一个方向上配置，另一个方向上不配置，会产生不同的实验结果。保留路由器R1上的静态路由，删除路由器R2上的静态路由。执行PC1pingPC2，再执行 PC2pingPC1，能否连通？记录实验结果，截图显示。</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spacing w:line="360" w:lineRule="auto"/>
        <w:ind w:firstLine="420" w:firstLineChars="200"/>
        <w:rPr>
          <w:rFonts w:hint="eastAsia"/>
          <w:sz w:val="21"/>
          <w:szCs w:val="21"/>
          <w:lang w:val="en-US" w:eastAsia="zh-CN"/>
        </w:rPr>
      </w:pPr>
      <w:r>
        <w:rPr>
          <w:rFonts w:hint="eastAsia"/>
          <w:sz w:val="21"/>
          <w:szCs w:val="21"/>
          <w:lang w:val="en-US" w:eastAsia="zh-CN"/>
        </w:rPr>
        <w:t>A、删除配置</w:t>
      </w:r>
    </w:p>
    <w:p>
      <w:pPr>
        <w:jc w:val="center"/>
        <w:rPr>
          <w:rFonts w:hint="eastAsia"/>
          <w:lang w:val="en-US" w:eastAsia="zh-CN"/>
        </w:rPr>
      </w:pPr>
      <w:r>
        <w:drawing>
          <wp:inline distT="0" distB="0" distL="114300" distR="114300">
            <wp:extent cx="4629785" cy="2174875"/>
            <wp:effectExtent l="0" t="0" r="18415" b="158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0"/>
                    <a:stretch>
                      <a:fillRect/>
                    </a:stretch>
                  </pic:blipFill>
                  <pic:spPr>
                    <a:xfrm>
                      <a:off x="0" y="0"/>
                      <a:ext cx="4629785" cy="2174875"/>
                    </a:xfrm>
                    <a:prstGeom prst="rect">
                      <a:avLst/>
                    </a:prstGeom>
                    <a:noFill/>
                    <a:ln>
                      <a:noFill/>
                    </a:ln>
                  </pic:spPr>
                </pic:pic>
              </a:graphicData>
            </a:graphic>
          </wp:inline>
        </w:drawing>
      </w:r>
    </w:p>
    <w:p>
      <w:pPr>
        <w:spacing w:line="360" w:lineRule="auto"/>
        <w:ind w:firstLine="420" w:firstLineChars="200"/>
        <w:rPr>
          <w:rFonts w:hint="eastAsia"/>
          <w:sz w:val="21"/>
          <w:szCs w:val="21"/>
          <w:lang w:val="en-US" w:eastAsia="zh-CN"/>
        </w:rPr>
      </w:pPr>
      <w:r>
        <w:rPr>
          <w:rFonts w:hint="eastAsia"/>
          <w:sz w:val="21"/>
          <w:szCs w:val="21"/>
          <w:lang w:val="en-US" w:eastAsia="zh-CN"/>
        </w:rPr>
        <w:t>B、PC1 ping PC2超时</w:t>
      </w:r>
    </w:p>
    <w:p>
      <w:pPr>
        <w:spacing w:line="360" w:lineRule="auto"/>
        <w:jc w:val="center"/>
      </w:pPr>
      <w:r>
        <w:drawing>
          <wp:inline distT="0" distB="0" distL="114300" distR="114300">
            <wp:extent cx="4657725" cy="3630930"/>
            <wp:effectExtent l="0" t="0" r="9525" b="7620"/>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41"/>
                    <a:stretch>
                      <a:fillRect/>
                    </a:stretch>
                  </pic:blipFill>
                  <pic:spPr>
                    <a:xfrm>
                      <a:off x="0" y="0"/>
                      <a:ext cx="4657725" cy="3630930"/>
                    </a:xfrm>
                    <a:prstGeom prst="rect">
                      <a:avLst/>
                    </a:prstGeom>
                    <a:noFill/>
                    <a:ln>
                      <a:noFill/>
                    </a:ln>
                  </pic:spPr>
                </pic:pic>
              </a:graphicData>
            </a:graphic>
          </wp:inline>
        </w:drawing>
      </w:r>
    </w:p>
    <w:p>
      <w:pPr>
        <w:spacing w:line="360" w:lineRule="auto"/>
        <w:ind w:firstLine="420" w:firstLineChars="200"/>
        <w:rPr>
          <w:rFonts w:hint="eastAsia"/>
          <w:sz w:val="21"/>
          <w:szCs w:val="21"/>
          <w:lang w:val="en-US" w:eastAsia="zh-CN"/>
        </w:rPr>
      </w:pPr>
      <w:r>
        <w:rPr>
          <w:rFonts w:hint="eastAsia"/>
          <w:sz w:val="21"/>
          <w:szCs w:val="21"/>
          <w:lang w:val="en-US" w:eastAsia="zh-CN"/>
        </w:rPr>
        <w:t>C、PC2 ping PC1不可达</w:t>
      </w:r>
    </w:p>
    <w:p>
      <w:pPr>
        <w:jc w:val="center"/>
      </w:pPr>
      <w:r>
        <w:drawing>
          <wp:inline distT="0" distB="0" distL="114300" distR="114300">
            <wp:extent cx="4707255" cy="1356360"/>
            <wp:effectExtent l="0" t="0" r="17145" b="152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2"/>
                    <a:srcRect b="38045"/>
                    <a:stretch>
                      <a:fillRect/>
                    </a:stretch>
                  </pic:blipFill>
                  <pic:spPr>
                    <a:xfrm>
                      <a:off x="0" y="0"/>
                      <a:ext cx="4707255" cy="1356360"/>
                    </a:xfrm>
                    <a:prstGeom prst="rect">
                      <a:avLst/>
                    </a:prstGeom>
                    <a:noFill/>
                    <a:ln>
                      <a:noFill/>
                    </a:ln>
                  </pic:spPr>
                </pic:pic>
              </a:graphicData>
            </a:graphic>
          </wp:inline>
        </w:drawing>
      </w:r>
    </w:p>
    <w:p>
      <w:pPr>
        <w:spacing w:line="360" w:lineRule="auto"/>
        <w:rPr>
          <w:rFonts w:hint="eastAsia"/>
          <w:lang w:val="en-US" w:eastAsia="zh-CN"/>
        </w:rPr>
      </w:pPr>
    </w:p>
    <w:p>
      <w:pPr>
        <w:spacing w:line="360" w:lineRule="auto"/>
        <w:ind w:firstLine="420" w:firstLineChars="200"/>
        <w:rPr>
          <w:rFonts w:hint="eastAsia"/>
          <w:lang w:val="en-US" w:eastAsia="zh-CN"/>
        </w:rPr>
      </w:pPr>
      <w:r>
        <w:rPr>
          <w:rFonts w:hint="eastAsia"/>
          <w:sz w:val="21"/>
          <w:szCs w:val="21"/>
          <w:lang w:val="en-US" w:eastAsia="zh-CN"/>
        </w:rPr>
        <w:t>结果分析：修改配置之后，R1中留有路由信息，R2无路由信息，也就是说，R1知道目的网络是172.16.3.0/24的下一跳是172.16.2.2，但R2不知道目的网络是172.16.1.0/24的下一跳是172.16.2.1。所以，当PC1 ping PC2时，请求报文能到达PC2，但是响应报文无法到达PC1，显示超时；当PC2 ping PC1时，请求报文无法到达PC1，显示不可达。</w:t>
      </w:r>
    </w:p>
    <w:p>
      <w:pPr>
        <w:spacing w:line="360" w:lineRule="auto"/>
        <w:rPr>
          <w:rFonts w:hint="eastAsia"/>
          <w:b/>
          <w:bCs/>
          <w:sz w:val="21"/>
          <w:szCs w:val="21"/>
          <w:lang w:val="en-US" w:eastAsia="zh-CN"/>
        </w:rPr>
      </w:pPr>
      <w:r>
        <w:rPr>
          <w:rFonts w:hint="eastAsia"/>
          <w:b/>
          <w:bCs/>
          <w:sz w:val="21"/>
          <w:szCs w:val="21"/>
          <w:lang w:val="en-US" w:eastAsia="zh-CN"/>
        </w:rPr>
        <w:t>（4）下图中，路由器的每个接口都给了IP地址，使用静态路由连接每个网段，请给出每个路由器上静态路由的配置命令，采用下一跳地址的方式，保证全网全通。</w:t>
      </w:r>
    </w:p>
    <w:p>
      <w:pPr>
        <w:spacing w:line="360" w:lineRule="auto"/>
        <w:jc w:val="center"/>
      </w:pPr>
      <w:r>
        <w:drawing>
          <wp:inline distT="0" distB="0" distL="114300" distR="114300">
            <wp:extent cx="4648200" cy="2571750"/>
            <wp:effectExtent l="0" t="0" r="0" b="0"/>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43"/>
                    <a:stretch>
                      <a:fillRect/>
                    </a:stretch>
                  </pic:blipFill>
                  <pic:spPr>
                    <a:xfrm>
                      <a:off x="0" y="0"/>
                      <a:ext cx="4648200" cy="2571750"/>
                    </a:xfrm>
                    <a:prstGeom prst="rect">
                      <a:avLst/>
                    </a:prstGeom>
                    <a:noFill/>
                    <a:ln>
                      <a:noFill/>
                    </a:ln>
                  </pic:spPr>
                </pic:pic>
              </a:graphicData>
            </a:graphic>
          </wp:inline>
        </w:drawing>
      </w:r>
    </w:p>
    <w:p>
      <w:pPr>
        <w:spacing w:line="360" w:lineRule="auto"/>
        <w:ind w:firstLine="420" w:firstLineChars="200"/>
        <w:rPr>
          <w:rFonts w:hint="default"/>
          <w:sz w:val="21"/>
          <w:szCs w:val="21"/>
          <w:lang w:val="en-US" w:eastAsia="zh-CN"/>
        </w:rPr>
      </w:pPr>
      <w:r>
        <w:rPr>
          <w:rFonts w:hint="eastAsia"/>
          <w:sz w:val="21"/>
          <w:szCs w:val="21"/>
          <w:lang w:val="en-US" w:eastAsia="zh-CN"/>
        </w:rPr>
        <w:t>结合课上边老师的讲解，应进行8个条目的配置：</w:t>
      </w:r>
    </w:p>
    <w:p>
      <w:pPr>
        <w:spacing w:line="360" w:lineRule="auto"/>
        <w:ind w:firstLine="420" w:firstLineChars="200"/>
        <w:rPr>
          <w:rFonts w:hint="default"/>
          <w:sz w:val="21"/>
          <w:szCs w:val="21"/>
          <w:lang w:val="en-US" w:eastAsia="zh-CN"/>
        </w:rPr>
      </w:pPr>
      <w:r>
        <w:rPr>
          <w:rFonts w:hint="eastAsia"/>
          <w:sz w:val="21"/>
          <w:szCs w:val="21"/>
          <w:lang w:val="en-US" w:eastAsia="zh-CN"/>
        </w:rPr>
        <w:t>A、R0</w:t>
      </w:r>
    </w:p>
    <w:p>
      <w:pPr>
        <w:spacing w:line="360" w:lineRule="auto"/>
        <w:rPr>
          <w:rFonts w:hint="default"/>
          <w:lang w:val="en-US" w:eastAsia="zh-CN"/>
        </w:rPr>
      </w:pPr>
      <w:r>
        <w:rPr>
          <w:rFonts w:hint="eastAsia"/>
          <w:lang w:val="en-US" w:eastAsia="zh-CN"/>
        </w:rPr>
        <w:t>iP route 192.168.10.0 255.255.255.0 192.168.2.2     10网段</w:t>
      </w:r>
    </w:p>
    <w:p>
      <w:pPr>
        <w:spacing w:line="360" w:lineRule="auto"/>
        <w:rPr>
          <w:rFonts w:hint="default"/>
          <w:lang w:val="en-US" w:eastAsia="zh-CN"/>
        </w:rPr>
      </w:pPr>
      <w:r>
        <w:rPr>
          <w:rFonts w:hint="eastAsia"/>
          <w:lang w:val="en-US" w:eastAsia="zh-CN"/>
        </w:rPr>
        <w:t>ip route 192.168.20.0 255.255.255.0 192.168.3.2     20网段</w:t>
      </w:r>
    </w:p>
    <w:p>
      <w:pPr>
        <w:spacing w:line="360" w:lineRule="auto"/>
        <w:ind w:firstLine="420" w:firstLineChars="200"/>
        <w:rPr>
          <w:rFonts w:hint="default"/>
          <w:sz w:val="21"/>
          <w:szCs w:val="21"/>
          <w:lang w:val="en-US" w:eastAsia="zh-CN"/>
        </w:rPr>
      </w:pPr>
      <w:r>
        <w:rPr>
          <w:rFonts w:hint="eastAsia"/>
          <w:sz w:val="21"/>
          <w:szCs w:val="21"/>
          <w:lang w:val="en-US" w:eastAsia="zh-CN"/>
        </w:rPr>
        <w:t>B、R1</w:t>
      </w:r>
    </w:p>
    <w:p>
      <w:pPr>
        <w:spacing w:line="360" w:lineRule="auto"/>
        <w:rPr>
          <w:rFonts w:hint="default"/>
          <w:lang w:val="en-US" w:eastAsia="zh-CN"/>
        </w:rPr>
      </w:pPr>
      <w:r>
        <w:rPr>
          <w:rFonts w:hint="eastAsia"/>
          <w:lang w:val="en-US" w:eastAsia="zh-CN"/>
        </w:rPr>
        <w:t>ip route  192.168.1.0 255.255.255.0 192.168.2.1     1网段</w:t>
      </w:r>
    </w:p>
    <w:p>
      <w:pPr>
        <w:spacing w:line="360" w:lineRule="auto"/>
        <w:rPr>
          <w:rFonts w:hint="default"/>
          <w:lang w:val="en-US" w:eastAsia="zh-CN"/>
        </w:rPr>
      </w:pPr>
      <w:r>
        <w:rPr>
          <w:rFonts w:hint="eastAsia"/>
          <w:lang w:val="en-US" w:eastAsia="zh-CN"/>
        </w:rPr>
        <w:t>ip route  192.168.3.0 255.255.255.0 192.168.2.1     3网段</w:t>
      </w:r>
    </w:p>
    <w:p>
      <w:pPr>
        <w:spacing w:line="360" w:lineRule="auto"/>
        <w:rPr>
          <w:rFonts w:hint="eastAsia"/>
          <w:lang w:val="en-US" w:eastAsia="zh-CN"/>
        </w:rPr>
      </w:pPr>
      <w:r>
        <w:rPr>
          <w:rFonts w:hint="eastAsia"/>
          <w:lang w:val="en-US" w:eastAsia="zh-CN"/>
        </w:rPr>
        <w:t>ip route  192.168.20.0 255.255.255.0 192.168.2.1     20网段</w:t>
      </w:r>
    </w:p>
    <w:p>
      <w:pPr>
        <w:spacing w:line="360" w:lineRule="auto"/>
        <w:ind w:firstLine="420" w:firstLineChars="200"/>
        <w:rPr>
          <w:rFonts w:hint="default"/>
          <w:sz w:val="21"/>
          <w:szCs w:val="21"/>
          <w:lang w:val="en-US" w:eastAsia="zh-CN"/>
        </w:rPr>
      </w:pPr>
      <w:r>
        <w:rPr>
          <w:rFonts w:hint="eastAsia"/>
          <w:sz w:val="21"/>
          <w:szCs w:val="21"/>
          <w:lang w:val="en-US" w:eastAsia="zh-CN"/>
        </w:rPr>
        <w:t>C、R2</w:t>
      </w:r>
    </w:p>
    <w:p>
      <w:pPr>
        <w:spacing w:line="360" w:lineRule="auto"/>
        <w:rPr>
          <w:rFonts w:hint="default"/>
          <w:lang w:val="en-US" w:eastAsia="zh-CN"/>
        </w:rPr>
      </w:pPr>
      <w:r>
        <w:rPr>
          <w:rFonts w:hint="eastAsia"/>
          <w:lang w:val="en-US" w:eastAsia="zh-CN"/>
        </w:rPr>
        <w:t>ip route  192.168.1.0 255.255.255.0 192.168.3.1     1网段</w:t>
      </w:r>
    </w:p>
    <w:p>
      <w:pPr>
        <w:spacing w:line="360" w:lineRule="auto"/>
        <w:rPr>
          <w:rFonts w:hint="default"/>
          <w:lang w:val="en-US" w:eastAsia="zh-CN"/>
        </w:rPr>
      </w:pPr>
      <w:r>
        <w:rPr>
          <w:rFonts w:hint="eastAsia"/>
          <w:lang w:val="en-US" w:eastAsia="zh-CN"/>
        </w:rPr>
        <w:t>ip route  192.168.2.0 255.255.255.0 192.168.3.1     2网段</w:t>
      </w:r>
    </w:p>
    <w:p>
      <w:pPr>
        <w:spacing w:line="360" w:lineRule="auto"/>
        <w:rPr>
          <w:rFonts w:hint="default"/>
          <w:lang w:val="en-US" w:eastAsia="zh-CN"/>
        </w:rPr>
      </w:pPr>
      <w:r>
        <w:rPr>
          <w:rFonts w:hint="eastAsia"/>
          <w:lang w:val="en-US" w:eastAsia="zh-CN"/>
        </w:rPr>
        <w:t>ip route  192.168.10.0 255.255.255.0 192.168.3.1      10网段</w:t>
      </w:r>
    </w:p>
    <w:p>
      <w:pPr>
        <w:spacing w:line="360" w:lineRule="auto"/>
        <w:rPr>
          <w:rFonts w:hint="eastAsia"/>
          <w:lang w:val="en-US" w:eastAsia="zh-CN"/>
        </w:rPr>
      </w:pPr>
    </w:p>
    <w:p>
      <w:pPr>
        <w:spacing w:line="360" w:lineRule="auto"/>
        <w:rPr>
          <w:rFonts w:hint="eastAsia"/>
          <w:lang w:val="en-US" w:eastAsia="zh-CN"/>
        </w:rPr>
      </w:pPr>
    </w:p>
    <w:p>
      <w:pPr>
        <w:spacing w:line="360" w:lineRule="auto"/>
        <w:rPr>
          <w:ins w:id="25" w:author="李晓" w:date="2023-12-13T20:12:42Z"/>
          <w:b/>
          <w:sz w:val="24"/>
          <w:szCs w:val="28"/>
        </w:rPr>
      </w:pPr>
    </w:p>
    <w:p>
      <w:pPr>
        <w:spacing w:before="312" w:beforeLines="100" w:line="360" w:lineRule="auto"/>
        <w:rPr>
          <w:ins w:id="26" w:author="李晓" w:date="2023-12-13T20:12:43Z"/>
          <w:b/>
          <w:sz w:val="24"/>
          <w:szCs w:val="28"/>
          <w:u w:val="single"/>
        </w:rPr>
      </w:pPr>
      <w:ins w:id="27" w:author="李晓" w:date="2023-12-13T20:12:43Z">
        <w:r>
          <w:rPr>
            <w:rFonts w:hint="eastAsia"/>
            <w:b/>
            <w:sz w:val="24"/>
            <w:szCs w:val="28"/>
          </w:rPr>
          <w:t>实验名称：</w:t>
        </w:r>
      </w:ins>
    </w:p>
    <w:p>
      <w:pPr>
        <w:spacing w:line="360" w:lineRule="auto"/>
        <w:ind w:firstLine="420" w:firstLineChars="200"/>
        <w:rPr>
          <w:ins w:id="28" w:author="李晓" w:date="2023-12-13T20:12:43Z"/>
          <w:rFonts w:hint="default"/>
          <w:sz w:val="21"/>
          <w:szCs w:val="21"/>
          <w:lang w:val="en-US" w:eastAsia="zh-CN"/>
        </w:rPr>
      </w:pPr>
      <w:r>
        <w:rPr>
          <w:rFonts w:hint="eastAsia"/>
          <w:sz w:val="21"/>
          <w:szCs w:val="21"/>
          <w:lang w:val="en-US" w:eastAsia="zh-CN"/>
        </w:rPr>
        <w:t>实验九：动态路由RIP</w:t>
      </w:r>
    </w:p>
    <w:p>
      <w:pPr>
        <w:spacing w:line="360" w:lineRule="auto"/>
        <w:rPr>
          <w:ins w:id="29" w:author="李晓" w:date="2023-12-13T20:12:43Z"/>
          <w:b/>
          <w:sz w:val="24"/>
          <w:szCs w:val="28"/>
        </w:rPr>
      </w:pPr>
      <w:ins w:id="30" w:author="李晓" w:date="2023-12-13T20:12:43Z">
        <w:r>
          <w:rPr>
            <w:rFonts w:hint="eastAsia"/>
            <w:b/>
            <w:sz w:val="24"/>
            <w:szCs w:val="28"/>
          </w:rPr>
          <w:t>实验目的：</w:t>
        </w:r>
      </w:ins>
    </w:p>
    <w:p>
      <w:pPr>
        <w:spacing w:line="360" w:lineRule="auto"/>
        <w:ind w:firstLine="420" w:firstLineChars="200"/>
        <w:rPr>
          <w:rFonts w:hint="default"/>
          <w:sz w:val="21"/>
          <w:szCs w:val="21"/>
          <w:lang w:val="en-US" w:eastAsia="zh-CN"/>
        </w:rPr>
      </w:pPr>
      <w:r>
        <w:rPr>
          <w:rFonts w:hint="eastAsia"/>
          <w:sz w:val="21"/>
          <w:szCs w:val="21"/>
          <w:lang w:val="en-US" w:eastAsia="zh-CN"/>
        </w:rPr>
        <w:t>（1）深入掌握IP协议和路由原理</w:t>
      </w:r>
    </w:p>
    <w:p>
      <w:pPr>
        <w:spacing w:line="360" w:lineRule="auto"/>
        <w:ind w:firstLine="420" w:firstLineChars="200"/>
        <w:rPr>
          <w:ins w:id="31" w:author="李晓" w:date="2023-12-13T20:12:43Z"/>
          <w:rFonts w:hint="default"/>
          <w:sz w:val="21"/>
          <w:szCs w:val="21"/>
          <w:lang w:val="en-US" w:eastAsia="zh-CN"/>
        </w:rPr>
      </w:pPr>
      <w:r>
        <w:rPr>
          <w:rFonts w:hint="eastAsia"/>
          <w:sz w:val="21"/>
          <w:szCs w:val="21"/>
          <w:lang w:val="en-US" w:eastAsia="zh-CN"/>
        </w:rPr>
        <w:t>（2）掌握静态路由原理和RIP路由协议原理</w:t>
      </w:r>
    </w:p>
    <w:p>
      <w:pPr>
        <w:spacing w:line="360" w:lineRule="auto"/>
        <w:rPr>
          <w:ins w:id="32" w:author="李晓" w:date="2023-12-13T20:12:43Z"/>
          <w:b/>
          <w:sz w:val="24"/>
          <w:szCs w:val="28"/>
        </w:rPr>
      </w:pPr>
      <w:ins w:id="33" w:author="李晓" w:date="2023-12-13T20:12:43Z">
        <w:r>
          <w:rPr>
            <w:rFonts w:hint="eastAsia"/>
            <w:b/>
            <w:sz w:val="24"/>
            <w:szCs w:val="28"/>
          </w:rPr>
          <w:t>实验仪器：</w:t>
        </w:r>
      </w:ins>
    </w:p>
    <w:p>
      <w:pPr>
        <w:spacing w:line="360" w:lineRule="auto"/>
        <w:ind w:firstLine="420" w:firstLineChars="200"/>
        <w:rPr>
          <w:ins w:id="34" w:author="李晓" w:date="2023-12-13T20:12:43Z"/>
          <w:rFonts w:hint="default"/>
          <w:sz w:val="21"/>
          <w:szCs w:val="21"/>
          <w:lang w:val="en-US" w:eastAsia="zh-CN"/>
        </w:rPr>
      </w:pPr>
      <w:r>
        <w:rPr>
          <w:rFonts w:hint="eastAsia"/>
          <w:sz w:val="21"/>
          <w:szCs w:val="21"/>
          <w:lang w:val="en-US" w:eastAsia="zh-CN"/>
        </w:rPr>
        <w:t>Router路由器2台、三层交换机1台、主机2台、直连线3条</w:t>
      </w:r>
    </w:p>
    <w:p>
      <w:pPr>
        <w:spacing w:line="360" w:lineRule="auto"/>
        <w:rPr>
          <w:ins w:id="35" w:author="李晓" w:date="2023-12-13T20:12:43Z"/>
          <w:b/>
          <w:sz w:val="24"/>
          <w:szCs w:val="28"/>
        </w:rPr>
      </w:pPr>
      <w:ins w:id="36" w:author="李晓" w:date="2023-12-13T20:12:43Z">
        <w:r>
          <w:rPr>
            <w:rFonts w:hint="eastAsia"/>
            <w:b/>
            <w:sz w:val="24"/>
            <w:szCs w:val="28"/>
          </w:rPr>
          <w:t>实验原理：</w:t>
        </w:r>
      </w:ins>
    </w:p>
    <w:p>
      <w:pPr>
        <w:spacing w:line="360" w:lineRule="auto"/>
        <w:ind w:firstLine="420" w:firstLineChars="200"/>
        <w:rPr>
          <w:rFonts w:hint="eastAsia" w:ascii="宋体" w:hAnsi="宋体" w:eastAsia="宋体" w:cs="宋体"/>
          <w:sz w:val="21"/>
          <w:szCs w:val="21"/>
          <w:lang w:val="en-US" w:eastAsia="zh-CN"/>
        </w:rPr>
      </w:pPr>
      <w:r>
        <w:rPr>
          <w:rFonts w:hint="eastAsia"/>
          <w:sz w:val="21"/>
          <w:szCs w:val="21"/>
          <w:lang w:val="en-US" w:eastAsia="zh-CN"/>
        </w:rPr>
        <w:t>首先通过文章</w:t>
      </w:r>
      <w:r>
        <w:rPr>
          <w:rFonts w:ascii="宋体" w:hAnsi="宋体" w:eastAsia="宋体" w:cs="宋体"/>
          <w:sz w:val="21"/>
          <w:szCs w:val="21"/>
        </w:rPr>
        <w:fldChar w:fldCharType="begin"/>
      </w:r>
      <w:r>
        <w:rPr>
          <w:rFonts w:ascii="宋体" w:hAnsi="宋体" w:eastAsia="宋体" w:cs="宋体"/>
          <w:sz w:val="21"/>
          <w:szCs w:val="21"/>
        </w:rPr>
        <w:instrText xml:space="preserve"> HYPERLINK "https://blog.csdn.net/CN_TangZheng/article/details/102644103" </w:instrText>
      </w:r>
      <w:r>
        <w:rPr>
          <w:rFonts w:ascii="宋体" w:hAnsi="宋体" w:eastAsia="宋体" w:cs="宋体"/>
          <w:sz w:val="21"/>
          <w:szCs w:val="21"/>
        </w:rPr>
        <w:fldChar w:fldCharType="separate"/>
      </w:r>
      <w:r>
        <w:rPr>
          <w:rStyle w:val="11"/>
          <w:rFonts w:ascii="宋体" w:hAnsi="宋体" w:eastAsia="宋体" w:cs="宋体"/>
          <w:sz w:val="21"/>
          <w:szCs w:val="21"/>
        </w:rPr>
        <w:t>RIP动态路由原理与实验详解（动态路由协议概述与分类，RIP协议工作原理）_什么是rip动态路由协议-CSDN博客</w:t>
      </w:r>
      <w:r>
        <w:rPr>
          <w:rFonts w:ascii="宋体" w:hAnsi="宋体" w:eastAsia="宋体" w:cs="宋体"/>
          <w:sz w:val="21"/>
          <w:szCs w:val="21"/>
        </w:rPr>
        <w:fldChar w:fldCharType="end"/>
      </w:r>
      <w:r>
        <w:rPr>
          <w:rFonts w:hint="eastAsia" w:ascii="宋体" w:hAnsi="宋体" w:eastAsia="宋体" w:cs="宋体"/>
          <w:sz w:val="21"/>
          <w:szCs w:val="21"/>
          <w:lang w:val="en-US" w:eastAsia="zh-CN"/>
        </w:rPr>
        <w:t>来学习动态路由的相关知识。</w:t>
      </w:r>
    </w:p>
    <w:p>
      <w:pPr>
        <w:spacing w:line="360" w:lineRule="auto"/>
        <w:ind w:firstLine="420" w:firstLineChars="200"/>
        <w:rPr>
          <w:rFonts w:hint="default"/>
          <w:sz w:val="21"/>
          <w:szCs w:val="21"/>
          <w:lang w:val="en-US" w:eastAsia="zh-CN"/>
        </w:rPr>
      </w:pPr>
      <w:r>
        <w:rPr>
          <w:rFonts w:hint="eastAsia"/>
          <w:sz w:val="21"/>
          <w:szCs w:val="21"/>
          <w:lang w:val="en-US" w:eastAsia="zh-CN"/>
        </w:rPr>
        <w:t>RIP协议有两个版本，RIPv1和RIPv2。RIPv1属于有类路由协议，不支持VLSM（变长子网掩码），RIPv1是以广播的形式进行路由信息的更新的，广播地址为 255.255.255.255。RIPv2属于无类路由协议（CIDR），支持VLSM（变长子网掩码），RIPv2以组播的形式进行路由信息的更新的，组播地址是224.0.0.9。</w:t>
      </w:r>
    </w:p>
    <w:p>
      <w:pPr>
        <w:spacing w:line="360" w:lineRule="auto"/>
        <w:ind w:firstLine="420" w:firstLineChars="200"/>
        <w:rPr>
          <w:rFonts w:hint="eastAsia"/>
          <w:sz w:val="21"/>
          <w:szCs w:val="21"/>
          <w:lang w:val="en-US" w:eastAsia="zh-CN"/>
        </w:rPr>
      </w:pPr>
      <w:r>
        <w:rPr>
          <w:rFonts w:hint="eastAsia"/>
          <w:sz w:val="21"/>
          <w:szCs w:val="21"/>
          <w:lang w:val="en-US" w:eastAsia="zh-CN"/>
        </w:rPr>
        <w:t>RIPv1和RIPv2运行版本不一样，两者同时工作时，学不到对方的路由，RIPv1只发送RIPv1报文，接收RIPv1报文；RIPv2只发送RIPv2报文，接收RIPv2报文。</w:t>
      </w:r>
    </w:p>
    <w:p>
      <w:pPr>
        <w:spacing w:line="360" w:lineRule="auto"/>
        <w:jc w:val="center"/>
        <w:rPr>
          <w:sz w:val="24"/>
          <w:szCs w:val="28"/>
        </w:rPr>
      </w:pPr>
      <w:r>
        <w:drawing>
          <wp:inline distT="0" distB="0" distL="114300" distR="114300">
            <wp:extent cx="2767330" cy="2498090"/>
            <wp:effectExtent l="0" t="0" r="13970" b="165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4"/>
                    <a:stretch>
                      <a:fillRect/>
                    </a:stretch>
                  </pic:blipFill>
                  <pic:spPr>
                    <a:xfrm>
                      <a:off x="0" y="0"/>
                      <a:ext cx="2767330" cy="2498090"/>
                    </a:xfrm>
                    <a:prstGeom prst="rect">
                      <a:avLst/>
                    </a:prstGeom>
                    <a:noFill/>
                    <a:ln>
                      <a:noFill/>
                    </a:ln>
                  </pic:spPr>
                </pic:pic>
              </a:graphicData>
            </a:graphic>
          </wp:inline>
        </w:drawing>
      </w:r>
    </w:p>
    <w:p>
      <w:pPr>
        <w:spacing w:line="360" w:lineRule="auto"/>
        <w:ind w:firstLine="420" w:firstLineChars="200"/>
        <w:rPr>
          <w:rFonts w:hint="default"/>
          <w:sz w:val="21"/>
          <w:szCs w:val="21"/>
          <w:lang w:val="en-US" w:eastAsia="zh-CN"/>
        </w:rPr>
      </w:pPr>
      <w:r>
        <w:rPr>
          <w:rFonts w:hint="eastAsia"/>
          <w:sz w:val="21"/>
          <w:szCs w:val="21"/>
          <w:lang w:val="en-US" w:eastAsia="zh-CN"/>
        </w:rPr>
        <w:t>如上图所示为RIPv2版本的报文格式。RIP报文由首部和路由部分组成，采用UDP报文传输；首部占4个字节，命令字段指出报文的意义，1表示请求路由信息，2表示对请求路由信息的的响应或未被请求而发出的路由更新报文。RIPv2路由部分由若干条路由信息组成，每个路由信息需要20个字节，地址族标识符用来标识所使用的地址协议，路由标记填入自治系统号，一个 RIP报文最多包含25条路由条目。</w:t>
      </w:r>
    </w:p>
    <w:p>
      <w:pPr>
        <w:spacing w:line="360" w:lineRule="auto"/>
        <w:ind w:firstLine="420" w:firstLineChars="200"/>
        <w:rPr>
          <w:rFonts w:hint="default"/>
          <w:sz w:val="21"/>
          <w:szCs w:val="21"/>
          <w:lang w:val="en-US" w:eastAsia="zh-CN"/>
        </w:rPr>
      </w:pPr>
      <w:r>
        <w:rPr>
          <w:rFonts w:hint="eastAsia"/>
          <w:sz w:val="21"/>
          <w:szCs w:val="21"/>
          <w:lang w:val="en-US" w:eastAsia="zh-CN"/>
        </w:rPr>
        <w:t>RIPv2是一种无类别路由协议，相比于RIPv1，它具有功能上的增强和对错误的抵抗能力，实验指导书中有详细说明，这里不再赘述。</w:t>
      </w:r>
    </w:p>
    <w:p>
      <w:pPr>
        <w:spacing w:line="360" w:lineRule="auto"/>
        <w:ind w:firstLine="420" w:firstLineChars="200"/>
        <w:rPr>
          <w:sz w:val="24"/>
          <w:szCs w:val="28"/>
        </w:rPr>
      </w:pPr>
      <w:r>
        <w:rPr>
          <w:rFonts w:hint="eastAsia"/>
          <w:sz w:val="21"/>
          <w:szCs w:val="21"/>
          <w:lang w:val="en-US" w:eastAsia="zh-CN"/>
        </w:rPr>
        <w:t>RIP协议具有“好消息”传播得快，“坏消息”传播得慢的特点，它最大的优点是实现简单，开销较小，但是它的最大使用距离为15，限制了网络的规模。通常情况下，RIP每隔30秒向外发送一次更新报文，如果设备经过180秒没有收到来自对端的路由更新报文，则将所有来自此设备的路由信息标志为不可达，路由进入不可达状态后，120秒内仍未收到更新报文，就将这些路由从路由表中删除。如下图是本次实验的网络拓扑结构图。</w:t>
      </w:r>
    </w:p>
    <w:p>
      <w:pPr>
        <w:spacing w:line="360" w:lineRule="auto"/>
        <w:jc w:val="center"/>
        <w:rPr>
          <w:ins w:id="37" w:author="李晓" w:date="2023-12-13T20:12:43Z"/>
          <w:sz w:val="24"/>
          <w:szCs w:val="28"/>
        </w:rPr>
      </w:pPr>
      <w:r>
        <w:drawing>
          <wp:inline distT="0" distB="0" distL="114300" distR="114300">
            <wp:extent cx="4765675" cy="2165350"/>
            <wp:effectExtent l="0" t="0" r="1587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5"/>
                    <a:stretch>
                      <a:fillRect/>
                    </a:stretch>
                  </pic:blipFill>
                  <pic:spPr>
                    <a:xfrm>
                      <a:off x="0" y="0"/>
                      <a:ext cx="4765675" cy="2165350"/>
                    </a:xfrm>
                    <a:prstGeom prst="rect">
                      <a:avLst/>
                    </a:prstGeom>
                    <a:noFill/>
                    <a:ln>
                      <a:noFill/>
                    </a:ln>
                  </pic:spPr>
                </pic:pic>
              </a:graphicData>
            </a:graphic>
          </wp:inline>
        </w:drawing>
      </w:r>
    </w:p>
    <w:p>
      <w:pPr>
        <w:spacing w:line="360" w:lineRule="auto"/>
        <w:rPr>
          <w:ins w:id="38" w:author="李晓" w:date="2023-12-13T20:12:43Z"/>
          <w:b/>
          <w:sz w:val="24"/>
          <w:szCs w:val="28"/>
        </w:rPr>
      </w:pPr>
      <w:ins w:id="39" w:author="李晓" w:date="2023-12-13T20:12:43Z">
        <w:r>
          <w:rPr>
            <w:rFonts w:hint="eastAsia"/>
            <w:b/>
            <w:sz w:val="24"/>
            <w:szCs w:val="28"/>
          </w:rPr>
          <w:t>实验内容与步骤：</w:t>
        </w:r>
      </w:ins>
    </w:p>
    <w:p>
      <w:pPr>
        <w:spacing w:line="360" w:lineRule="auto"/>
        <w:rPr>
          <w:rFonts w:hint="default" w:eastAsiaTheme="minorEastAsia"/>
          <w:b/>
          <w:bCs/>
          <w:sz w:val="21"/>
          <w:szCs w:val="21"/>
          <w:lang w:val="en-US" w:eastAsia="zh-CN"/>
        </w:rPr>
      </w:pPr>
      <w:r>
        <w:rPr>
          <w:rFonts w:hint="eastAsia"/>
          <w:b/>
          <w:bCs/>
          <w:sz w:val="21"/>
          <w:szCs w:val="21"/>
          <w:lang w:eastAsia="zh-CN"/>
        </w:rPr>
        <w:t>（</w:t>
      </w:r>
      <w:r>
        <w:rPr>
          <w:rFonts w:hint="eastAsia"/>
          <w:b/>
          <w:bCs/>
          <w:sz w:val="21"/>
          <w:szCs w:val="21"/>
          <w:lang w:val="en-US" w:eastAsia="zh-CN"/>
        </w:rPr>
        <w:t>1</w:t>
      </w:r>
      <w:r>
        <w:rPr>
          <w:rFonts w:hint="eastAsia"/>
          <w:b/>
          <w:bCs/>
          <w:sz w:val="21"/>
          <w:szCs w:val="21"/>
          <w:lang w:eastAsia="zh-CN"/>
        </w:rPr>
        <w:t>）</w:t>
      </w:r>
      <w:r>
        <w:rPr>
          <w:rFonts w:hint="eastAsia"/>
          <w:b/>
          <w:bCs/>
          <w:sz w:val="21"/>
          <w:szCs w:val="21"/>
          <w:lang w:val="en-US" w:eastAsia="zh-CN"/>
        </w:rPr>
        <w:t>线缆连接</w:t>
      </w:r>
    </w:p>
    <w:p>
      <w:pPr>
        <w:spacing w:line="360" w:lineRule="auto"/>
        <w:ind w:firstLine="420" w:firstLineChars="200"/>
        <w:rPr>
          <w:sz w:val="24"/>
          <w:szCs w:val="28"/>
        </w:rPr>
      </w:pPr>
      <w:r>
        <w:rPr>
          <w:rFonts w:hint="eastAsia"/>
          <w:sz w:val="21"/>
          <w:szCs w:val="21"/>
          <w:lang w:val="en-US" w:eastAsia="zh-CN"/>
        </w:rPr>
        <w:t>由于路由器之间已经连接好，因此需要将交换机、PC与路由器相连。</w:t>
      </w:r>
    </w:p>
    <w:p>
      <w:pPr>
        <w:spacing w:line="360" w:lineRule="auto"/>
        <w:rPr>
          <w:rFonts w:hint="default"/>
          <w:b/>
          <w:bCs/>
          <w:sz w:val="21"/>
          <w:szCs w:val="21"/>
          <w:lang w:val="en-US" w:eastAsia="zh-CN"/>
        </w:rPr>
      </w:pPr>
      <w:r>
        <w:rPr>
          <w:rFonts w:hint="eastAsia"/>
          <w:b/>
          <w:bCs/>
          <w:sz w:val="21"/>
          <w:szCs w:val="21"/>
          <w:lang w:val="en-US" w:eastAsia="zh-CN"/>
        </w:rPr>
        <w:t>（2）交换机创建Vlan，并进行端口的划分</w:t>
      </w:r>
    </w:p>
    <w:p>
      <w:pPr>
        <w:spacing w:line="360" w:lineRule="auto"/>
        <w:jc w:val="center"/>
        <w:rPr>
          <w:sz w:val="24"/>
          <w:szCs w:val="28"/>
        </w:rPr>
      </w:pPr>
      <w:r>
        <w:drawing>
          <wp:inline distT="0" distB="0" distL="114300" distR="114300">
            <wp:extent cx="4726305" cy="3284855"/>
            <wp:effectExtent l="0" t="0" r="17145" b="10795"/>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46"/>
                    <a:stretch>
                      <a:fillRect/>
                    </a:stretch>
                  </pic:blipFill>
                  <pic:spPr>
                    <a:xfrm>
                      <a:off x="0" y="0"/>
                      <a:ext cx="4726305" cy="3284855"/>
                    </a:xfrm>
                    <a:prstGeom prst="rect">
                      <a:avLst/>
                    </a:prstGeom>
                    <a:noFill/>
                    <a:ln>
                      <a:noFill/>
                    </a:ln>
                  </pic:spPr>
                </pic:pic>
              </a:graphicData>
            </a:graphic>
          </wp:inline>
        </w:drawing>
      </w:r>
    </w:p>
    <w:p>
      <w:pPr>
        <w:spacing w:line="360" w:lineRule="auto"/>
        <w:ind w:firstLine="420" w:firstLineChars="200"/>
        <w:rPr>
          <w:rFonts w:hint="eastAsia"/>
          <w:sz w:val="21"/>
          <w:szCs w:val="21"/>
          <w:lang w:val="en-US" w:eastAsia="zh-CN"/>
        </w:rPr>
      </w:pPr>
      <w:r>
        <w:rPr>
          <w:rFonts w:hint="eastAsia"/>
          <w:sz w:val="21"/>
          <w:szCs w:val="21"/>
          <w:lang w:val="en-US" w:eastAsia="zh-CN"/>
        </w:rPr>
        <w:t>查看端口划分情况</w:t>
      </w:r>
    </w:p>
    <w:p>
      <w:pPr>
        <w:spacing w:line="360" w:lineRule="auto"/>
        <w:jc w:val="center"/>
      </w:pPr>
      <w:r>
        <w:drawing>
          <wp:inline distT="0" distB="0" distL="114300" distR="114300">
            <wp:extent cx="4342765" cy="2564765"/>
            <wp:effectExtent l="0" t="0" r="635" b="6985"/>
            <wp:docPr id="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pic:cNvPicPr>
                      <a:picLocks noChangeAspect="1"/>
                    </pic:cNvPicPr>
                  </pic:nvPicPr>
                  <pic:blipFill>
                    <a:blip r:embed="rId47"/>
                    <a:stretch>
                      <a:fillRect/>
                    </a:stretch>
                  </pic:blipFill>
                  <pic:spPr>
                    <a:xfrm>
                      <a:off x="0" y="0"/>
                      <a:ext cx="4342765" cy="2564765"/>
                    </a:xfrm>
                    <a:prstGeom prst="rect">
                      <a:avLst/>
                    </a:prstGeom>
                    <a:noFill/>
                    <a:ln>
                      <a:noFill/>
                    </a:ln>
                  </pic:spPr>
                </pic:pic>
              </a:graphicData>
            </a:graphic>
          </wp:inline>
        </w:drawing>
      </w:r>
    </w:p>
    <w:p>
      <w:pPr>
        <w:spacing w:line="360" w:lineRule="auto"/>
        <w:ind w:firstLine="420" w:firstLineChars="200"/>
        <w:rPr>
          <w:rFonts w:hint="eastAsia"/>
          <w:sz w:val="21"/>
          <w:szCs w:val="21"/>
          <w:lang w:val="en-US" w:eastAsia="zh-CN"/>
        </w:rPr>
      </w:pPr>
      <w:r>
        <w:rPr>
          <w:rFonts w:hint="eastAsia"/>
          <w:sz w:val="21"/>
          <w:szCs w:val="21"/>
          <w:lang w:val="en-US" w:eastAsia="zh-CN"/>
        </w:rPr>
        <w:t>查看IP地址是否正确</w:t>
      </w:r>
    </w:p>
    <w:p>
      <w:pPr>
        <w:spacing w:line="360" w:lineRule="auto"/>
        <w:jc w:val="center"/>
        <w:rPr>
          <w:rFonts w:hint="eastAsia"/>
          <w:b/>
          <w:bCs/>
          <w:sz w:val="21"/>
          <w:szCs w:val="21"/>
          <w:lang w:val="en-US" w:eastAsia="zh-CN"/>
        </w:rPr>
      </w:pPr>
      <w:r>
        <w:drawing>
          <wp:inline distT="0" distB="0" distL="114300" distR="114300">
            <wp:extent cx="4289425" cy="2600325"/>
            <wp:effectExtent l="0" t="0" r="15875" b="9525"/>
            <wp:docPr id="5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
                    <pic:cNvPicPr>
                      <a:picLocks noChangeAspect="1"/>
                    </pic:cNvPicPr>
                  </pic:nvPicPr>
                  <pic:blipFill>
                    <a:blip r:embed="rId48"/>
                    <a:stretch>
                      <a:fillRect/>
                    </a:stretch>
                  </pic:blipFill>
                  <pic:spPr>
                    <a:xfrm>
                      <a:off x="0" y="0"/>
                      <a:ext cx="4289425" cy="2600325"/>
                    </a:xfrm>
                    <a:prstGeom prst="rect">
                      <a:avLst/>
                    </a:prstGeom>
                    <a:noFill/>
                    <a:ln>
                      <a:noFill/>
                    </a:ln>
                  </pic:spPr>
                </pic:pic>
              </a:graphicData>
            </a:graphic>
          </wp:inline>
        </w:drawing>
      </w:r>
    </w:p>
    <w:p>
      <w:pPr>
        <w:spacing w:line="360" w:lineRule="auto"/>
        <w:rPr>
          <w:rFonts w:hint="default"/>
          <w:b/>
          <w:bCs/>
          <w:sz w:val="21"/>
          <w:szCs w:val="21"/>
          <w:lang w:val="en-US" w:eastAsia="zh-CN"/>
        </w:rPr>
      </w:pPr>
      <w:r>
        <w:rPr>
          <w:rFonts w:hint="eastAsia"/>
          <w:b/>
          <w:bCs/>
          <w:sz w:val="21"/>
          <w:szCs w:val="21"/>
          <w:lang w:val="en-US" w:eastAsia="zh-CN"/>
        </w:rPr>
        <w:t>（3）配置路由器端口IP地址</w:t>
      </w:r>
    </w:p>
    <w:p>
      <w:pPr>
        <w:spacing w:line="360" w:lineRule="auto"/>
        <w:ind w:firstLine="420" w:firstLineChars="200"/>
        <w:rPr>
          <w:rFonts w:hint="eastAsia"/>
          <w:sz w:val="21"/>
          <w:szCs w:val="21"/>
          <w:lang w:val="en-US" w:eastAsia="zh-CN"/>
        </w:rPr>
      </w:pPr>
      <w:r>
        <w:rPr>
          <w:rFonts w:hint="eastAsia"/>
          <w:sz w:val="21"/>
          <w:szCs w:val="21"/>
          <w:lang w:val="en-US" w:eastAsia="zh-CN"/>
        </w:rPr>
        <w:t>配置R1</w:t>
      </w:r>
    </w:p>
    <w:p>
      <w:pPr>
        <w:spacing w:line="360" w:lineRule="auto"/>
        <w:jc w:val="center"/>
      </w:pPr>
      <w:r>
        <w:drawing>
          <wp:inline distT="0" distB="0" distL="114300" distR="114300">
            <wp:extent cx="4533900" cy="2228215"/>
            <wp:effectExtent l="0" t="0" r="0" b="635"/>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
                    <pic:cNvPicPr>
                      <a:picLocks noChangeAspect="1"/>
                    </pic:cNvPicPr>
                  </pic:nvPicPr>
                  <pic:blipFill>
                    <a:blip r:embed="rId49"/>
                    <a:stretch>
                      <a:fillRect/>
                    </a:stretch>
                  </pic:blipFill>
                  <pic:spPr>
                    <a:xfrm>
                      <a:off x="0" y="0"/>
                      <a:ext cx="4533900" cy="2228215"/>
                    </a:xfrm>
                    <a:prstGeom prst="rect">
                      <a:avLst/>
                    </a:prstGeom>
                    <a:noFill/>
                    <a:ln>
                      <a:noFill/>
                    </a:ln>
                  </pic:spPr>
                </pic:pic>
              </a:graphicData>
            </a:graphic>
          </wp:inline>
        </w:drawing>
      </w:r>
    </w:p>
    <w:p>
      <w:pPr>
        <w:spacing w:line="360" w:lineRule="auto"/>
        <w:ind w:firstLine="420" w:firstLineChars="200"/>
        <w:rPr>
          <w:rFonts w:hint="default"/>
          <w:sz w:val="21"/>
          <w:szCs w:val="21"/>
          <w:lang w:val="en-US" w:eastAsia="zh-CN"/>
        </w:rPr>
      </w:pPr>
      <w:r>
        <w:rPr>
          <w:rFonts w:hint="eastAsia"/>
          <w:sz w:val="21"/>
          <w:szCs w:val="21"/>
          <w:lang w:val="en-US" w:eastAsia="zh-CN"/>
        </w:rPr>
        <w:t>查看R1</w:t>
      </w:r>
    </w:p>
    <w:p>
      <w:pPr>
        <w:spacing w:line="360" w:lineRule="auto"/>
        <w:jc w:val="center"/>
        <w:rPr>
          <w:rFonts w:hint="eastAsia"/>
          <w:sz w:val="21"/>
          <w:szCs w:val="21"/>
          <w:lang w:val="en-US" w:eastAsia="zh-CN"/>
        </w:rPr>
      </w:pPr>
      <w:r>
        <w:drawing>
          <wp:inline distT="0" distB="0" distL="114300" distR="114300">
            <wp:extent cx="4450080" cy="2477770"/>
            <wp:effectExtent l="0" t="0" r="7620" b="17780"/>
            <wp:docPr id="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
                    <pic:cNvPicPr>
                      <a:picLocks noChangeAspect="1"/>
                    </pic:cNvPicPr>
                  </pic:nvPicPr>
                  <pic:blipFill>
                    <a:blip r:embed="rId50"/>
                    <a:stretch>
                      <a:fillRect/>
                    </a:stretch>
                  </pic:blipFill>
                  <pic:spPr>
                    <a:xfrm>
                      <a:off x="0" y="0"/>
                      <a:ext cx="4450080" cy="2477770"/>
                    </a:xfrm>
                    <a:prstGeom prst="rect">
                      <a:avLst/>
                    </a:prstGeom>
                    <a:noFill/>
                    <a:ln>
                      <a:noFill/>
                    </a:ln>
                  </pic:spPr>
                </pic:pic>
              </a:graphicData>
            </a:graphic>
          </wp:inline>
        </w:drawing>
      </w:r>
    </w:p>
    <w:p>
      <w:pPr>
        <w:spacing w:line="360" w:lineRule="auto"/>
        <w:ind w:firstLine="420" w:firstLineChars="200"/>
        <w:rPr>
          <w:rFonts w:hint="default"/>
          <w:sz w:val="21"/>
          <w:szCs w:val="21"/>
          <w:lang w:val="en-US" w:eastAsia="zh-CN"/>
        </w:rPr>
      </w:pPr>
      <w:r>
        <w:rPr>
          <w:rFonts w:hint="eastAsia"/>
          <w:sz w:val="21"/>
          <w:szCs w:val="21"/>
          <w:lang w:val="en-US" w:eastAsia="zh-CN"/>
        </w:rPr>
        <w:t>配置R2</w:t>
      </w:r>
    </w:p>
    <w:p>
      <w:pPr>
        <w:spacing w:line="360" w:lineRule="auto"/>
        <w:jc w:val="center"/>
        <w:rPr>
          <w:rFonts w:hint="eastAsia"/>
          <w:sz w:val="21"/>
          <w:szCs w:val="21"/>
          <w:lang w:val="en-US" w:eastAsia="zh-CN"/>
        </w:rPr>
      </w:pPr>
      <w:r>
        <w:drawing>
          <wp:inline distT="0" distB="0" distL="114300" distR="114300">
            <wp:extent cx="4403725" cy="2600325"/>
            <wp:effectExtent l="0" t="0" r="15875" b="9525"/>
            <wp:docPr id="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
                    <pic:cNvPicPr>
                      <a:picLocks noChangeAspect="1"/>
                    </pic:cNvPicPr>
                  </pic:nvPicPr>
                  <pic:blipFill>
                    <a:blip r:embed="rId51"/>
                    <a:stretch>
                      <a:fillRect/>
                    </a:stretch>
                  </pic:blipFill>
                  <pic:spPr>
                    <a:xfrm>
                      <a:off x="0" y="0"/>
                      <a:ext cx="4403725" cy="2600325"/>
                    </a:xfrm>
                    <a:prstGeom prst="rect">
                      <a:avLst/>
                    </a:prstGeom>
                    <a:noFill/>
                    <a:ln>
                      <a:noFill/>
                    </a:ln>
                  </pic:spPr>
                </pic:pic>
              </a:graphicData>
            </a:graphic>
          </wp:inline>
        </w:drawing>
      </w:r>
    </w:p>
    <w:p>
      <w:pPr>
        <w:spacing w:line="360" w:lineRule="auto"/>
        <w:ind w:firstLine="420" w:firstLineChars="200"/>
        <w:rPr>
          <w:rFonts w:hint="default"/>
          <w:sz w:val="21"/>
          <w:szCs w:val="21"/>
          <w:lang w:val="en-US" w:eastAsia="zh-CN"/>
        </w:rPr>
      </w:pPr>
      <w:r>
        <w:rPr>
          <w:rFonts w:hint="eastAsia"/>
          <w:sz w:val="21"/>
          <w:szCs w:val="21"/>
          <w:lang w:val="en-US" w:eastAsia="zh-CN"/>
        </w:rPr>
        <w:t>查看R2</w:t>
      </w:r>
    </w:p>
    <w:p>
      <w:pPr>
        <w:spacing w:line="360" w:lineRule="auto"/>
        <w:jc w:val="center"/>
        <w:rPr>
          <w:rFonts w:hint="eastAsia"/>
          <w:sz w:val="21"/>
          <w:szCs w:val="21"/>
          <w:lang w:val="en-US" w:eastAsia="zh-CN"/>
        </w:rPr>
      </w:pPr>
      <w:r>
        <w:drawing>
          <wp:inline distT="0" distB="0" distL="114300" distR="114300">
            <wp:extent cx="4456430" cy="2569210"/>
            <wp:effectExtent l="0" t="0" r="1270" b="2540"/>
            <wp:docPr id="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7"/>
                    <pic:cNvPicPr>
                      <a:picLocks noChangeAspect="1"/>
                    </pic:cNvPicPr>
                  </pic:nvPicPr>
                  <pic:blipFill>
                    <a:blip r:embed="rId52"/>
                    <a:stretch>
                      <a:fillRect/>
                    </a:stretch>
                  </pic:blipFill>
                  <pic:spPr>
                    <a:xfrm>
                      <a:off x="0" y="0"/>
                      <a:ext cx="4456430" cy="2569210"/>
                    </a:xfrm>
                    <a:prstGeom prst="rect">
                      <a:avLst/>
                    </a:prstGeom>
                    <a:noFill/>
                    <a:ln>
                      <a:noFill/>
                    </a:ln>
                  </pic:spPr>
                </pic:pic>
              </a:graphicData>
            </a:graphic>
          </wp:inline>
        </w:drawing>
      </w:r>
    </w:p>
    <w:p>
      <w:pPr>
        <w:spacing w:line="360" w:lineRule="auto"/>
        <w:ind w:firstLine="420" w:firstLineChars="200"/>
      </w:pPr>
      <w:r>
        <w:rPr>
          <w:rFonts w:hint="eastAsia"/>
          <w:sz w:val="21"/>
          <w:szCs w:val="21"/>
          <w:lang w:val="en-US" w:eastAsia="zh-CN"/>
        </w:rPr>
        <w:t>配置PC1和PC2</w:t>
      </w:r>
    </w:p>
    <w:p>
      <w:pPr>
        <w:jc w:val="center"/>
        <w:rPr>
          <w:sz w:val="24"/>
          <w:szCs w:val="28"/>
        </w:rPr>
      </w:pPr>
      <w:r>
        <w:drawing>
          <wp:inline distT="0" distB="0" distL="114300" distR="114300">
            <wp:extent cx="1953260" cy="2153285"/>
            <wp:effectExtent l="0" t="0" r="8890" b="18415"/>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pic:cNvPicPr>
                  </pic:nvPicPr>
                  <pic:blipFill>
                    <a:blip r:embed="rId53"/>
                    <a:stretch>
                      <a:fillRect/>
                    </a:stretch>
                  </pic:blipFill>
                  <pic:spPr>
                    <a:xfrm>
                      <a:off x="0" y="0"/>
                      <a:ext cx="1953260" cy="2153285"/>
                    </a:xfrm>
                    <a:prstGeom prst="rect">
                      <a:avLst/>
                    </a:prstGeom>
                    <a:noFill/>
                    <a:ln>
                      <a:noFill/>
                    </a:ln>
                  </pic:spPr>
                </pic:pic>
              </a:graphicData>
            </a:graphic>
          </wp:inline>
        </w:drawing>
      </w:r>
      <w:r>
        <w:drawing>
          <wp:inline distT="0" distB="0" distL="114300" distR="114300">
            <wp:extent cx="1922780" cy="2169795"/>
            <wp:effectExtent l="0" t="0" r="1270" b="190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54"/>
                    <a:stretch>
                      <a:fillRect/>
                    </a:stretch>
                  </pic:blipFill>
                  <pic:spPr>
                    <a:xfrm>
                      <a:off x="0" y="0"/>
                      <a:ext cx="1922780" cy="2169795"/>
                    </a:xfrm>
                    <a:prstGeom prst="rect">
                      <a:avLst/>
                    </a:prstGeom>
                    <a:noFill/>
                    <a:ln>
                      <a:noFill/>
                    </a:ln>
                  </pic:spPr>
                </pic:pic>
              </a:graphicData>
            </a:graphic>
          </wp:inline>
        </w:drawing>
      </w:r>
    </w:p>
    <w:p>
      <w:pPr>
        <w:spacing w:line="360" w:lineRule="auto"/>
        <w:rPr>
          <w:rFonts w:hint="default"/>
          <w:b/>
          <w:bCs/>
          <w:sz w:val="21"/>
          <w:szCs w:val="21"/>
          <w:lang w:val="en-US" w:eastAsia="zh-CN"/>
        </w:rPr>
      </w:pPr>
      <w:r>
        <w:rPr>
          <w:rFonts w:hint="eastAsia"/>
          <w:b/>
          <w:bCs/>
          <w:sz w:val="21"/>
          <w:szCs w:val="21"/>
          <w:lang w:val="en-US" w:eastAsia="zh-CN"/>
        </w:rPr>
        <w:t>（4）通过命令查看交换机和路由器的路由表</w:t>
      </w:r>
    </w:p>
    <w:p>
      <w:pPr>
        <w:spacing w:line="360" w:lineRule="auto"/>
        <w:ind w:firstLine="420" w:firstLineChars="200"/>
        <w:rPr>
          <w:rFonts w:hint="eastAsia"/>
          <w:sz w:val="21"/>
          <w:szCs w:val="21"/>
          <w:lang w:val="en-US" w:eastAsia="zh-CN"/>
        </w:rPr>
      </w:pPr>
      <w:r>
        <w:rPr>
          <w:rFonts w:hint="eastAsia"/>
          <w:sz w:val="21"/>
          <w:szCs w:val="21"/>
          <w:lang w:val="en-US" w:eastAsia="zh-CN"/>
        </w:rPr>
        <w:t>交换机</w:t>
      </w:r>
    </w:p>
    <w:p>
      <w:pPr>
        <w:spacing w:line="360" w:lineRule="auto"/>
        <w:jc w:val="center"/>
      </w:pPr>
      <w:r>
        <w:drawing>
          <wp:inline distT="0" distB="0" distL="114300" distR="114300">
            <wp:extent cx="4417695" cy="2809875"/>
            <wp:effectExtent l="0" t="0" r="1905" b="9525"/>
            <wp:docPr id="6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0"/>
                    <pic:cNvPicPr>
                      <a:picLocks noChangeAspect="1"/>
                    </pic:cNvPicPr>
                  </pic:nvPicPr>
                  <pic:blipFill>
                    <a:blip r:embed="rId55"/>
                    <a:stretch>
                      <a:fillRect/>
                    </a:stretch>
                  </pic:blipFill>
                  <pic:spPr>
                    <a:xfrm>
                      <a:off x="0" y="0"/>
                      <a:ext cx="4417695" cy="2809875"/>
                    </a:xfrm>
                    <a:prstGeom prst="rect">
                      <a:avLst/>
                    </a:prstGeom>
                    <a:noFill/>
                    <a:ln>
                      <a:noFill/>
                    </a:ln>
                  </pic:spPr>
                </pic:pic>
              </a:graphicData>
            </a:graphic>
          </wp:inline>
        </w:drawing>
      </w:r>
    </w:p>
    <w:p>
      <w:pPr>
        <w:spacing w:line="360" w:lineRule="auto"/>
        <w:ind w:firstLine="420" w:firstLineChars="200"/>
        <w:rPr>
          <w:rFonts w:hint="default"/>
          <w:sz w:val="21"/>
          <w:szCs w:val="21"/>
          <w:lang w:val="en-US" w:eastAsia="zh-CN"/>
        </w:rPr>
      </w:pPr>
      <w:r>
        <w:rPr>
          <w:rFonts w:hint="eastAsia"/>
          <w:sz w:val="21"/>
          <w:szCs w:val="21"/>
          <w:lang w:val="en-US" w:eastAsia="zh-CN"/>
        </w:rPr>
        <w:t>路由器R1</w:t>
      </w:r>
    </w:p>
    <w:p>
      <w:pPr>
        <w:spacing w:line="360" w:lineRule="auto"/>
        <w:jc w:val="center"/>
      </w:pPr>
      <w:r>
        <w:drawing>
          <wp:inline distT="0" distB="0" distL="114300" distR="114300">
            <wp:extent cx="4549140" cy="2391410"/>
            <wp:effectExtent l="0" t="0" r="3810" b="8890"/>
            <wp:docPr id="6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8"/>
                    <pic:cNvPicPr>
                      <a:picLocks noChangeAspect="1"/>
                    </pic:cNvPicPr>
                  </pic:nvPicPr>
                  <pic:blipFill>
                    <a:blip r:embed="rId56"/>
                    <a:stretch>
                      <a:fillRect/>
                    </a:stretch>
                  </pic:blipFill>
                  <pic:spPr>
                    <a:xfrm>
                      <a:off x="0" y="0"/>
                      <a:ext cx="4549140" cy="2391410"/>
                    </a:xfrm>
                    <a:prstGeom prst="rect">
                      <a:avLst/>
                    </a:prstGeom>
                    <a:noFill/>
                    <a:ln>
                      <a:noFill/>
                    </a:ln>
                  </pic:spPr>
                </pic:pic>
              </a:graphicData>
            </a:graphic>
          </wp:inline>
        </w:drawing>
      </w:r>
    </w:p>
    <w:p>
      <w:pPr>
        <w:spacing w:line="360" w:lineRule="auto"/>
        <w:ind w:firstLine="420" w:firstLineChars="200"/>
        <w:rPr>
          <w:rFonts w:hint="default"/>
          <w:sz w:val="21"/>
          <w:szCs w:val="21"/>
          <w:lang w:val="en-US" w:eastAsia="zh-CN"/>
        </w:rPr>
      </w:pPr>
      <w:r>
        <w:rPr>
          <w:rFonts w:hint="eastAsia"/>
          <w:sz w:val="21"/>
          <w:szCs w:val="21"/>
          <w:lang w:val="en-US" w:eastAsia="zh-CN"/>
        </w:rPr>
        <w:t>路由器R2</w:t>
      </w:r>
    </w:p>
    <w:p>
      <w:pPr>
        <w:spacing w:line="360" w:lineRule="auto"/>
        <w:jc w:val="center"/>
        <w:rPr>
          <w:sz w:val="24"/>
          <w:szCs w:val="28"/>
        </w:rPr>
      </w:pPr>
      <w:r>
        <w:drawing>
          <wp:inline distT="0" distB="0" distL="114300" distR="114300">
            <wp:extent cx="4585970" cy="2228215"/>
            <wp:effectExtent l="0" t="0" r="5080" b="635"/>
            <wp:docPr id="6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9"/>
                    <pic:cNvPicPr>
                      <a:picLocks noChangeAspect="1"/>
                    </pic:cNvPicPr>
                  </pic:nvPicPr>
                  <pic:blipFill>
                    <a:blip r:embed="rId57"/>
                    <a:stretch>
                      <a:fillRect/>
                    </a:stretch>
                  </pic:blipFill>
                  <pic:spPr>
                    <a:xfrm>
                      <a:off x="0" y="0"/>
                      <a:ext cx="4585970" cy="2228215"/>
                    </a:xfrm>
                    <a:prstGeom prst="rect">
                      <a:avLst/>
                    </a:prstGeom>
                    <a:noFill/>
                    <a:ln>
                      <a:noFill/>
                    </a:ln>
                  </pic:spPr>
                </pic:pic>
              </a:graphicData>
            </a:graphic>
          </wp:inline>
        </w:drawing>
      </w:r>
    </w:p>
    <w:p>
      <w:pPr>
        <w:spacing w:line="360" w:lineRule="auto"/>
        <w:rPr>
          <w:rFonts w:hint="default"/>
          <w:b/>
          <w:bCs/>
          <w:sz w:val="21"/>
          <w:szCs w:val="21"/>
          <w:lang w:val="en-US" w:eastAsia="zh-CN"/>
        </w:rPr>
      </w:pPr>
      <w:r>
        <w:rPr>
          <w:rFonts w:hint="eastAsia"/>
          <w:b/>
          <w:bCs/>
          <w:sz w:val="21"/>
          <w:szCs w:val="21"/>
          <w:lang w:val="en-US" w:eastAsia="zh-CN"/>
        </w:rPr>
        <w:t>（5）配置动态路由RIP</w:t>
      </w:r>
    </w:p>
    <w:p>
      <w:pPr>
        <w:spacing w:line="360" w:lineRule="auto"/>
        <w:rPr>
          <w:sz w:val="24"/>
          <w:szCs w:val="28"/>
        </w:rPr>
      </w:pPr>
      <w:r>
        <w:rPr>
          <w:rFonts w:hint="eastAsia"/>
          <w:b/>
          <w:bCs/>
          <w:sz w:val="21"/>
          <w:szCs w:val="21"/>
          <w:lang w:val="en-US" w:eastAsia="zh-CN"/>
        </w:rPr>
        <w:t>A、三层交换机配置RIPv2协议</w:t>
      </w:r>
    </w:p>
    <w:p>
      <w:pPr>
        <w:spacing w:line="360" w:lineRule="auto"/>
        <w:jc w:val="center"/>
        <w:rPr>
          <w:sz w:val="24"/>
          <w:szCs w:val="28"/>
        </w:rPr>
      </w:pPr>
      <w:r>
        <w:drawing>
          <wp:inline distT="0" distB="0" distL="114300" distR="114300">
            <wp:extent cx="4667885" cy="2465705"/>
            <wp:effectExtent l="0" t="0" r="18415" b="10795"/>
            <wp:docPr id="6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1"/>
                    <pic:cNvPicPr>
                      <a:picLocks noChangeAspect="1"/>
                    </pic:cNvPicPr>
                  </pic:nvPicPr>
                  <pic:blipFill>
                    <a:blip r:embed="rId58"/>
                    <a:stretch>
                      <a:fillRect/>
                    </a:stretch>
                  </pic:blipFill>
                  <pic:spPr>
                    <a:xfrm>
                      <a:off x="0" y="0"/>
                      <a:ext cx="4667885" cy="2465705"/>
                    </a:xfrm>
                    <a:prstGeom prst="rect">
                      <a:avLst/>
                    </a:prstGeom>
                    <a:noFill/>
                    <a:ln>
                      <a:noFill/>
                    </a:ln>
                  </pic:spPr>
                </pic:pic>
              </a:graphicData>
            </a:graphic>
          </wp:inline>
        </w:drawing>
      </w:r>
    </w:p>
    <w:p>
      <w:pPr>
        <w:spacing w:line="360" w:lineRule="auto"/>
        <w:rPr>
          <w:rFonts w:hint="default"/>
          <w:b/>
          <w:bCs/>
          <w:sz w:val="21"/>
          <w:szCs w:val="21"/>
          <w:lang w:val="en-US" w:eastAsia="zh-CN"/>
        </w:rPr>
      </w:pPr>
      <w:r>
        <w:rPr>
          <w:rFonts w:hint="eastAsia"/>
          <w:b/>
          <w:bCs/>
          <w:sz w:val="21"/>
          <w:szCs w:val="21"/>
          <w:lang w:val="en-US" w:eastAsia="zh-CN"/>
        </w:rPr>
        <w:t>B、Router1配置RIPv2协议</w:t>
      </w:r>
    </w:p>
    <w:p>
      <w:pPr>
        <w:spacing w:line="360" w:lineRule="auto"/>
        <w:jc w:val="center"/>
        <w:rPr>
          <w:sz w:val="24"/>
          <w:szCs w:val="28"/>
        </w:rPr>
      </w:pPr>
      <w:r>
        <w:drawing>
          <wp:inline distT="0" distB="0" distL="114300" distR="114300">
            <wp:extent cx="4696460" cy="2560320"/>
            <wp:effectExtent l="0" t="0" r="8890" b="11430"/>
            <wp:docPr id="6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2"/>
                    <pic:cNvPicPr>
                      <a:picLocks noChangeAspect="1"/>
                    </pic:cNvPicPr>
                  </pic:nvPicPr>
                  <pic:blipFill>
                    <a:blip r:embed="rId59"/>
                    <a:stretch>
                      <a:fillRect/>
                    </a:stretch>
                  </pic:blipFill>
                  <pic:spPr>
                    <a:xfrm>
                      <a:off x="0" y="0"/>
                      <a:ext cx="4696460" cy="2560320"/>
                    </a:xfrm>
                    <a:prstGeom prst="rect">
                      <a:avLst/>
                    </a:prstGeom>
                    <a:noFill/>
                    <a:ln>
                      <a:noFill/>
                    </a:ln>
                  </pic:spPr>
                </pic:pic>
              </a:graphicData>
            </a:graphic>
          </wp:inline>
        </w:drawing>
      </w:r>
    </w:p>
    <w:p>
      <w:pPr>
        <w:spacing w:line="360" w:lineRule="auto"/>
        <w:rPr>
          <w:rFonts w:hint="default"/>
          <w:b/>
          <w:bCs/>
          <w:sz w:val="21"/>
          <w:szCs w:val="21"/>
          <w:lang w:val="en-US" w:eastAsia="zh-CN"/>
        </w:rPr>
      </w:pPr>
      <w:r>
        <w:rPr>
          <w:rFonts w:hint="eastAsia"/>
          <w:b/>
          <w:bCs/>
          <w:sz w:val="21"/>
          <w:szCs w:val="21"/>
          <w:lang w:val="en-US" w:eastAsia="zh-CN"/>
        </w:rPr>
        <w:t>C、Router2配置RIPv2协议</w:t>
      </w:r>
    </w:p>
    <w:p>
      <w:pPr>
        <w:spacing w:line="360" w:lineRule="auto"/>
        <w:jc w:val="center"/>
        <w:rPr>
          <w:sz w:val="24"/>
          <w:szCs w:val="28"/>
        </w:rPr>
      </w:pPr>
      <w:r>
        <w:drawing>
          <wp:inline distT="0" distB="0" distL="114300" distR="114300">
            <wp:extent cx="4464685" cy="2327275"/>
            <wp:effectExtent l="0" t="0" r="12065" b="15875"/>
            <wp:docPr id="7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3"/>
                    <pic:cNvPicPr>
                      <a:picLocks noChangeAspect="1"/>
                    </pic:cNvPicPr>
                  </pic:nvPicPr>
                  <pic:blipFill>
                    <a:blip r:embed="rId60"/>
                    <a:stretch>
                      <a:fillRect/>
                    </a:stretch>
                  </pic:blipFill>
                  <pic:spPr>
                    <a:xfrm>
                      <a:off x="0" y="0"/>
                      <a:ext cx="4464685" cy="2327275"/>
                    </a:xfrm>
                    <a:prstGeom prst="rect">
                      <a:avLst/>
                    </a:prstGeom>
                    <a:noFill/>
                    <a:ln>
                      <a:noFill/>
                    </a:ln>
                  </pic:spPr>
                </pic:pic>
              </a:graphicData>
            </a:graphic>
          </wp:inline>
        </w:drawing>
      </w:r>
    </w:p>
    <w:p>
      <w:pPr>
        <w:spacing w:line="360" w:lineRule="auto"/>
        <w:rPr>
          <w:rFonts w:hint="default"/>
          <w:b/>
          <w:bCs/>
          <w:sz w:val="21"/>
          <w:szCs w:val="21"/>
          <w:lang w:val="en-US" w:eastAsia="zh-CN"/>
        </w:rPr>
      </w:pPr>
      <w:r>
        <w:rPr>
          <w:rFonts w:hint="eastAsia"/>
          <w:b/>
          <w:bCs/>
          <w:sz w:val="21"/>
          <w:szCs w:val="21"/>
          <w:lang w:val="en-US" w:eastAsia="zh-CN"/>
        </w:rPr>
        <w:t>（6）测试</w:t>
      </w:r>
    </w:p>
    <w:p>
      <w:pPr>
        <w:spacing w:line="360" w:lineRule="auto"/>
        <w:rPr>
          <w:rFonts w:hint="default"/>
          <w:b/>
          <w:bCs/>
          <w:sz w:val="21"/>
          <w:szCs w:val="21"/>
          <w:lang w:val="en-US" w:eastAsia="zh-CN"/>
        </w:rPr>
      </w:pPr>
      <w:r>
        <w:rPr>
          <w:rFonts w:hint="eastAsia"/>
          <w:b/>
          <w:bCs/>
          <w:sz w:val="21"/>
          <w:szCs w:val="21"/>
          <w:lang w:val="en-US" w:eastAsia="zh-CN"/>
        </w:rPr>
        <w:t>A、查看RIP路由</w:t>
      </w:r>
    </w:p>
    <w:p>
      <w:pPr>
        <w:spacing w:line="360" w:lineRule="auto"/>
        <w:ind w:firstLine="420" w:firstLineChars="200"/>
        <w:rPr>
          <w:rFonts w:hint="eastAsia"/>
          <w:sz w:val="21"/>
          <w:szCs w:val="21"/>
          <w:lang w:val="en-US" w:eastAsia="zh-CN"/>
        </w:rPr>
      </w:pPr>
      <w:r>
        <w:rPr>
          <w:rFonts w:hint="eastAsia"/>
          <w:sz w:val="21"/>
          <w:szCs w:val="21"/>
          <w:lang w:val="en-US" w:eastAsia="zh-CN"/>
        </w:rPr>
        <w:t>交换机</w:t>
      </w:r>
    </w:p>
    <w:p>
      <w:pPr>
        <w:spacing w:line="360" w:lineRule="auto"/>
        <w:jc w:val="center"/>
      </w:pPr>
      <w:r>
        <w:drawing>
          <wp:inline distT="0" distB="0" distL="114300" distR="114300">
            <wp:extent cx="4500880" cy="2195830"/>
            <wp:effectExtent l="0" t="0" r="13970" b="13970"/>
            <wp:docPr id="7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4"/>
                    <pic:cNvPicPr>
                      <a:picLocks noChangeAspect="1"/>
                    </pic:cNvPicPr>
                  </pic:nvPicPr>
                  <pic:blipFill>
                    <a:blip r:embed="rId61"/>
                    <a:stretch>
                      <a:fillRect/>
                    </a:stretch>
                  </pic:blipFill>
                  <pic:spPr>
                    <a:xfrm>
                      <a:off x="0" y="0"/>
                      <a:ext cx="4500880" cy="2195830"/>
                    </a:xfrm>
                    <a:prstGeom prst="rect">
                      <a:avLst/>
                    </a:prstGeom>
                    <a:noFill/>
                    <a:ln>
                      <a:noFill/>
                    </a:ln>
                  </pic:spPr>
                </pic:pic>
              </a:graphicData>
            </a:graphic>
          </wp:inline>
        </w:drawing>
      </w:r>
    </w:p>
    <w:p>
      <w:pPr>
        <w:spacing w:line="360" w:lineRule="auto"/>
        <w:ind w:firstLine="420" w:firstLineChars="200"/>
        <w:rPr>
          <w:rFonts w:hint="default"/>
          <w:sz w:val="21"/>
          <w:szCs w:val="21"/>
          <w:lang w:val="en-US" w:eastAsia="zh-CN"/>
        </w:rPr>
      </w:pPr>
      <w:r>
        <w:rPr>
          <w:rFonts w:hint="eastAsia"/>
          <w:sz w:val="21"/>
          <w:szCs w:val="21"/>
          <w:lang w:val="en-US" w:eastAsia="zh-CN"/>
        </w:rPr>
        <w:t>路由器R1</w:t>
      </w:r>
    </w:p>
    <w:p>
      <w:pPr>
        <w:spacing w:line="360" w:lineRule="auto"/>
        <w:jc w:val="center"/>
      </w:pPr>
      <w:r>
        <w:drawing>
          <wp:inline distT="0" distB="0" distL="114300" distR="114300">
            <wp:extent cx="4417060" cy="2563495"/>
            <wp:effectExtent l="0" t="0" r="2540" b="8255"/>
            <wp:docPr id="7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5"/>
                    <pic:cNvPicPr>
                      <a:picLocks noChangeAspect="1"/>
                    </pic:cNvPicPr>
                  </pic:nvPicPr>
                  <pic:blipFill>
                    <a:blip r:embed="rId62"/>
                    <a:stretch>
                      <a:fillRect/>
                    </a:stretch>
                  </pic:blipFill>
                  <pic:spPr>
                    <a:xfrm>
                      <a:off x="0" y="0"/>
                      <a:ext cx="4417060" cy="2563495"/>
                    </a:xfrm>
                    <a:prstGeom prst="rect">
                      <a:avLst/>
                    </a:prstGeom>
                    <a:noFill/>
                    <a:ln>
                      <a:noFill/>
                    </a:ln>
                  </pic:spPr>
                </pic:pic>
              </a:graphicData>
            </a:graphic>
          </wp:inline>
        </w:drawing>
      </w:r>
    </w:p>
    <w:p>
      <w:pPr>
        <w:spacing w:line="360" w:lineRule="auto"/>
        <w:ind w:firstLine="420" w:firstLineChars="200"/>
        <w:rPr>
          <w:rFonts w:hint="default"/>
          <w:sz w:val="21"/>
          <w:szCs w:val="21"/>
          <w:lang w:val="en-US" w:eastAsia="zh-CN"/>
        </w:rPr>
      </w:pPr>
      <w:r>
        <w:rPr>
          <w:rFonts w:hint="eastAsia"/>
          <w:sz w:val="21"/>
          <w:szCs w:val="21"/>
          <w:lang w:val="en-US" w:eastAsia="zh-CN"/>
        </w:rPr>
        <w:t>路由器R2</w:t>
      </w:r>
    </w:p>
    <w:p>
      <w:pPr>
        <w:spacing w:line="360" w:lineRule="auto"/>
        <w:jc w:val="center"/>
      </w:pPr>
      <w:r>
        <w:drawing>
          <wp:inline distT="0" distB="0" distL="114300" distR="114300">
            <wp:extent cx="4554855" cy="2308225"/>
            <wp:effectExtent l="0" t="0" r="17145" b="15875"/>
            <wp:docPr id="7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6"/>
                    <pic:cNvPicPr>
                      <a:picLocks noChangeAspect="1"/>
                    </pic:cNvPicPr>
                  </pic:nvPicPr>
                  <pic:blipFill>
                    <a:blip r:embed="rId63"/>
                    <a:stretch>
                      <a:fillRect/>
                    </a:stretch>
                  </pic:blipFill>
                  <pic:spPr>
                    <a:xfrm>
                      <a:off x="0" y="0"/>
                      <a:ext cx="4554855" cy="2308225"/>
                    </a:xfrm>
                    <a:prstGeom prst="rect">
                      <a:avLst/>
                    </a:prstGeom>
                    <a:noFill/>
                    <a:ln>
                      <a:noFill/>
                    </a:ln>
                  </pic:spPr>
                </pic:pic>
              </a:graphicData>
            </a:graphic>
          </wp:inline>
        </w:drawing>
      </w:r>
    </w:p>
    <w:p>
      <w:pPr>
        <w:spacing w:line="360" w:lineRule="auto"/>
        <w:rPr>
          <w:rFonts w:hint="default"/>
          <w:b/>
          <w:bCs/>
          <w:sz w:val="21"/>
          <w:szCs w:val="21"/>
          <w:lang w:val="en-US" w:eastAsia="zh-CN"/>
        </w:rPr>
      </w:pPr>
      <w:r>
        <w:rPr>
          <w:rFonts w:hint="eastAsia"/>
          <w:b/>
          <w:bCs/>
          <w:sz w:val="21"/>
          <w:szCs w:val="21"/>
          <w:lang w:val="en-US" w:eastAsia="zh-CN"/>
        </w:rPr>
        <w:t>B、分段进行Ping命令测试</w:t>
      </w:r>
    </w:p>
    <w:p>
      <w:pPr>
        <w:spacing w:line="360" w:lineRule="auto"/>
        <w:ind w:firstLine="420" w:firstLineChars="200"/>
        <w:rPr>
          <w:rFonts w:hint="default"/>
          <w:sz w:val="21"/>
          <w:szCs w:val="21"/>
          <w:lang w:val="en-US" w:eastAsia="zh-CN"/>
        </w:rPr>
      </w:pPr>
      <w:r>
        <w:rPr>
          <w:rFonts w:hint="eastAsia"/>
          <w:sz w:val="21"/>
          <w:szCs w:val="21"/>
          <w:lang w:val="en-US" w:eastAsia="zh-CN"/>
        </w:rPr>
        <w:t>由近及远进行测试，测试结果如下。</w:t>
      </w:r>
    </w:p>
    <w:p>
      <w:pPr>
        <w:spacing w:line="360" w:lineRule="auto"/>
        <w:jc w:val="center"/>
        <w:rPr>
          <w:sz w:val="24"/>
          <w:szCs w:val="28"/>
        </w:rPr>
      </w:pPr>
      <w:r>
        <w:drawing>
          <wp:inline distT="0" distB="0" distL="114300" distR="114300">
            <wp:extent cx="4573270" cy="2379345"/>
            <wp:effectExtent l="0" t="0" r="17780" b="1905"/>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
                    <pic:cNvPicPr>
                      <a:picLocks noChangeAspect="1"/>
                    </pic:cNvPicPr>
                  </pic:nvPicPr>
                  <pic:blipFill>
                    <a:blip r:embed="rId64"/>
                    <a:stretch>
                      <a:fillRect/>
                    </a:stretch>
                  </pic:blipFill>
                  <pic:spPr>
                    <a:xfrm>
                      <a:off x="0" y="0"/>
                      <a:ext cx="4573270" cy="2379345"/>
                    </a:xfrm>
                    <a:prstGeom prst="rect">
                      <a:avLst/>
                    </a:prstGeom>
                    <a:noFill/>
                    <a:ln>
                      <a:noFill/>
                    </a:ln>
                  </pic:spPr>
                </pic:pic>
              </a:graphicData>
            </a:graphic>
          </wp:inline>
        </w:drawing>
      </w:r>
    </w:p>
    <w:p>
      <w:pPr>
        <w:spacing w:line="360" w:lineRule="auto"/>
        <w:rPr>
          <w:rFonts w:hint="default"/>
          <w:b/>
          <w:bCs/>
          <w:sz w:val="21"/>
          <w:szCs w:val="21"/>
          <w:lang w:val="en-US" w:eastAsia="zh-CN"/>
        </w:rPr>
      </w:pPr>
      <w:r>
        <w:rPr>
          <w:rFonts w:hint="eastAsia"/>
          <w:b/>
          <w:bCs/>
          <w:sz w:val="21"/>
          <w:szCs w:val="21"/>
          <w:lang w:val="en-US" w:eastAsia="zh-CN"/>
        </w:rPr>
        <w:t>（7）利用wireshark分析RIP通告报文，过滤显示所有RIP报文</w:t>
      </w:r>
    </w:p>
    <w:p>
      <w:pPr>
        <w:spacing w:line="360" w:lineRule="auto"/>
        <w:ind w:firstLine="420" w:firstLineChars="200"/>
        <w:rPr>
          <w:rFonts w:hint="default"/>
          <w:sz w:val="21"/>
          <w:szCs w:val="21"/>
          <w:lang w:val="en-US" w:eastAsia="zh-CN"/>
        </w:rPr>
      </w:pPr>
      <w:r>
        <w:rPr>
          <w:rFonts w:hint="eastAsia"/>
          <w:sz w:val="21"/>
          <w:szCs w:val="21"/>
          <w:lang w:val="en-US" w:eastAsia="zh-CN"/>
        </w:rPr>
        <w:t>利用wireshark进行抓包，得到如下的数据包，将在数据处理环节进行分析。</w:t>
      </w:r>
    </w:p>
    <w:p>
      <w:pPr>
        <w:spacing w:line="360" w:lineRule="auto"/>
        <w:jc w:val="center"/>
        <w:rPr>
          <w:sz w:val="24"/>
          <w:szCs w:val="28"/>
        </w:rPr>
      </w:pPr>
      <w:r>
        <w:drawing>
          <wp:inline distT="0" distB="0" distL="114300" distR="114300">
            <wp:extent cx="4584700" cy="2261870"/>
            <wp:effectExtent l="0" t="0" r="6350" b="5080"/>
            <wp:docPr id="7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7"/>
                    <pic:cNvPicPr>
                      <a:picLocks noChangeAspect="1"/>
                    </pic:cNvPicPr>
                  </pic:nvPicPr>
                  <pic:blipFill>
                    <a:blip r:embed="rId65"/>
                    <a:stretch>
                      <a:fillRect/>
                    </a:stretch>
                  </pic:blipFill>
                  <pic:spPr>
                    <a:xfrm>
                      <a:off x="0" y="0"/>
                      <a:ext cx="4584700" cy="2261870"/>
                    </a:xfrm>
                    <a:prstGeom prst="rect">
                      <a:avLst/>
                    </a:prstGeom>
                    <a:noFill/>
                    <a:ln>
                      <a:noFill/>
                    </a:ln>
                  </pic:spPr>
                </pic:pic>
              </a:graphicData>
            </a:graphic>
          </wp:inline>
        </w:drawing>
      </w:r>
    </w:p>
    <w:p>
      <w:pPr>
        <w:spacing w:line="360" w:lineRule="auto"/>
        <w:rPr>
          <w:rFonts w:hint="default"/>
          <w:b/>
          <w:bCs/>
          <w:sz w:val="21"/>
          <w:szCs w:val="21"/>
          <w:lang w:val="en-US" w:eastAsia="zh-CN"/>
        </w:rPr>
      </w:pPr>
      <w:r>
        <w:rPr>
          <w:rFonts w:hint="eastAsia"/>
          <w:b/>
          <w:bCs/>
          <w:sz w:val="21"/>
          <w:szCs w:val="21"/>
          <w:lang w:val="en-US" w:eastAsia="zh-CN"/>
        </w:rPr>
        <w:t>（8）查看路由器更新情况和RIP路由信息</w:t>
      </w:r>
    </w:p>
    <w:p>
      <w:pPr>
        <w:spacing w:line="360" w:lineRule="auto"/>
        <w:ind w:firstLine="420" w:firstLineChars="200"/>
        <w:rPr>
          <w:rFonts w:hint="default"/>
          <w:sz w:val="21"/>
          <w:szCs w:val="21"/>
          <w:lang w:val="en-US" w:eastAsia="zh-CN"/>
        </w:rPr>
      </w:pPr>
      <w:r>
        <w:rPr>
          <w:rFonts w:hint="eastAsia"/>
          <w:sz w:val="21"/>
          <w:szCs w:val="21"/>
          <w:lang w:val="en-US" w:eastAsia="zh-CN"/>
        </w:rPr>
        <w:t>debug ip rip</w:t>
      </w:r>
    </w:p>
    <w:p>
      <w:pPr>
        <w:spacing w:line="360" w:lineRule="auto"/>
        <w:jc w:val="center"/>
      </w:pPr>
      <w:r>
        <w:drawing>
          <wp:inline distT="0" distB="0" distL="114300" distR="114300">
            <wp:extent cx="4402455" cy="2313940"/>
            <wp:effectExtent l="0" t="0" r="17145" b="10160"/>
            <wp:docPr id="5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
                    <pic:cNvPicPr>
                      <a:picLocks noChangeAspect="1"/>
                    </pic:cNvPicPr>
                  </pic:nvPicPr>
                  <pic:blipFill>
                    <a:blip r:embed="rId66"/>
                    <a:stretch>
                      <a:fillRect/>
                    </a:stretch>
                  </pic:blipFill>
                  <pic:spPr>
                    <a:xfrm>
                      <a:off x="0" y="0"/>
                      <a:ext cx="4402455" cy="2313940"/>
                    </a:xfrm>
                    <a:prstGeom prst="rect">
                      <a:avLst/>
                    </a:prstGeom>
                    <a:noFill/>
                    <a:ln>
                      <a:noFill/>
                    </a:ln>
                  </pic:spPr>
                </pic:pic>
              </a:graphicData>
            </a:graphic>
          </wp:inline>
        </w:drawing>
      </w:r>
    </w:p>
    <w:p>
      <w:pPr>
        <w:spacing w:line="360" w:lineRule="auto"/>
        <w:ind w:firstLine="420" w:firstLineChars="200"/>
      </w:pPr>
      <w:r>
        <w:rPr>
          <w:rFonts w:hint="eastAsia"/>
          <w:sz w:val="21"/>
          <w:szCs w:val="21"/>
          <w:lang w:val="en-US" w:eastAsia="zh-CN"/>
        </w:rPr>
        <w:t>show ip rip database</w:t>
      </w:r>
    </w:p>
    <w:p>
      <w:pPr>
        <w:spacing w:line="360" w:lineRule="auto"/>
        <w:jc w:val="center"/>
      </w:pPr>
      <w:r>
        <w:drawing>
          <wp:inline distT="0" distB="0" distL="114300" distR="114300">
            <wp:extent cx="4373880" cy="2299335"/>
            <wp:effectExtent l="0" t="0" r="7620" b="5715"/>
            <wp:docPr id="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
                    <pic:cNvPicPr>
                      <a:picLocks noChangeAspect="1"/>
                    </pic:cNvPicPr>
                  </pic:nvPicPr>
                  <pic:blipFill>
                    <a:blip r:embed="rId67"/>
                    <a:stretch>
                      <a:fillRect/>
                    </a:stretch>
                  </pic:blipFill>
                  <pic:spPr>
                    <a:xfrm>
                      <a:off x="0" y="0"/>
                      <a:ext cx="4373880" cy="2299335"/>
                    </a:xfrm>
                    <a:prstGeom prst="rect">
                      <a:avLst/>
                    </a:prstGeom>
                    <a:noFill/>
                    <a:ln>
                      <a:noFill/>
                    </a:ln>
                  </pic:spPr>
                </pic:pic>
              </a:graphicData>
            </a:graphic>
          </wp:inline>
        </w:drawing>
      </w:r>
    </w:p>
    <w:p>
      <w:pPr>
        <w:spacing w:line="360" w:lineRule="auto"/>
        <w:ind w:firstLine="420" w:firstLineChars="200"/>
        <w:rPr>
          <w:rFonts w:hint="default"/>
          <w:sz w:val="21"/>
          <w:szCs w:val="21"/>
          <w:lang w:val="en-US" w:eastAsia="zh-CN"/>
        </w:rPr>
      </w:pPr>
      <w:r>
        <w:rPr>
          <w:rFonts w:hint="eastAsia"/>
          <w:sz w:val="21"/>
          <w:szCs w:val="21"/>
          <w:lang w:val="en-US" w:eastAsia="zh-CN"/>
        </w:rPr>
        <w:t>show ip rip interface</w:t>
      </w:r>
    </w:p>
    <w:p>
      <w:pPr>
        <w:spacing w:line="360" w:lineRule="auto"/>
        <w:jc w:val="center"/>
        <w:rPr>
          <w:ins w:id="40" w:author="李晓" w:date="2023-12-13T20:12:43Z"/>
          <w:sz w:val="24"/>
          <w:szCs w:val="28"/>
        </w:rPr>
      </w:pPr>
      <w:r>
        <w:drawing>
          <wp:inline distT="0" distB="0" distL="114300" distR="114300">
            <wp:extent cx="4378960" cy="2783205"/>
            <wp:effectExtent l="0" t="0" r="2540" b="17145"/>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0"/>
                    <pic:cNvPicPr>
                      <a:picLocks noChangeAspect="1"/>
                    </pic:cNvPicPr>
                  </pic:nvPicPr>
                  <pic:blipFill>
                    <a:blip r:embed="rId68"/>
                    <a:stretch>
                      <a:fillRect/>
                    </a:stretch>
                  </pic:blipFill>
                  <pic:spPr>
                    <a:xfrm>
                      <a:off x="0" y="0"/>
                      <a:ext cx="4378960" cy="2783205"/>
                    </a:xfrm>
                    <a:prstGeom prst="rect">
                      <a:avLst/>
                    </a:prstGeom>
                    <a:noFill/>
                    <a:ln>
                      <a:noFill/>
                    </a:ln>
                  </pic:spPr>
                </pic:pic>
              </a:graphicData>
            </a:graphic>
          </wp:inline>
        </w:drawing>
      </w:r>
    </w:p>
    <w:p>
      <w:pPr>
        <w:spacing w:line="360" w:lineRule="auto"/>
        <w:rPr>
          <w:ins w:id="41" w:author="李晓" w:date="2023-12-13T20:12:43Z"/>
          <w:b/>
          <w:sz w:val="24"/>
          <w:szCs w:val="28"/>
        </w:rPr>
      </w:pPr>
      <w:ins w:id="42" w:author="李晓" w:date="2023-12-13T20:12:43Z">
        <w:r>
          <w:rPr>
            <w:rFonts w:hint="eastAsia"/>
            <w:b/>
            <w:sz w:val="24"/>
            <w:szCs w:val="28"/>
          </w:rPr>
          <w:t>实验数据：</w:t>
        </w:r>
      </w:ins>
    </w:p>
    <w:p>
      <w:pPr>
        <w:spacing w:line="360" w:lineRule="auto"/>
        <w:ind w:firstLine="420" w:firstLineChars="200"/>
        <w:rPr>
          <w:ins w:id="43" w:author="李晓" w:date="2023-12-13T20:12:43Z"/>
          <w:sz w:val="24"/>
          <w:szCs w:val="28"/>
        </w:rPr>
      </w:pPr>
      <w:r>
        <w:rPr>
          <w:rFonts w:hint="eastAsia"/>
          <w:sz w:val="21"/>
          <w:szCs w:val="21"/>
          <w:lang w:val="en-US" w:eastAsia="zh-CN"/>
        </w:rPr>
        <w:t>本次实验的实验数据主要有数据包一份，将在实验数据处理环节进行分析，部分实验步骤以图片的形式记录于实验步骤中。</w:t>
      </w:r>
    </w:p>
    <w:p>
      <w:pPr>
        <w:spacing w:line="360" w:lineRule="auto"/>
        <w:rPr>
          <w:ins w:id="44" w:author="李晓" w:date="2023-12-13T20:12:43Z"/>
          <w:b/>
          <w:sz w:val="24"/>
          <w:szCs w:val="28"/>
        </w:rPr>
      </w:pPr>
      <w:ins w:id="45" w:author="李晓" w:date="2023-12-13T20:12:43Z">
        <w:r>
          <w:rPr>
            <w:rFonts w:hint="eastAsia"/>
            <w:b/>
            <w:sz w:val="24"/>
            <w:szCs w:val="28"/>
          </w:rPr>
          <w:t>实验数据处理：</w:t>
        </w:r>
      </w:ins>
    </w:p>
    <w:p>
      <w:pPr>
        <w:spacing w:line="360" w:lineRule="auto"/>
        <w:ind w:firstLine="420" w:firstLineChars="200"/>
        <w:rPr>
          <w:rFonts w:hint="eastAsia"/>
          <w:sz w:val="21"/>
          <w:szCs w:val="21"/>
          <w:lang w:val="en-US" w:eastAsia="zh-CN"/>
        </w:rPr>
      </w:pPr>
      <w:r>
        <w:rPr>
          <w:rFonts w:hint="eastAsia"/>
          <w:sz w:val="21"/>
          <w:szCs w:val="21"/>
          <w:lang w:val="en-US" w:eastAsia="zh-CN"/>
        </w:rPr>
        <w:t>对于数据包，对其中一个进行分析。</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Frame 3700: 106 bytes on wire (848 bits), 106 bytes captured (848 bits) on interface 0</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Interface id: 0 (\Device\NPF_{7319E03A-9492-46B1-AFA7-B0A0EAAFB72B})</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Interface name: \Device\NPF_{7319E03A-9492-46B1-AFA7-B0A0EAAFB72B}</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Encapsulation type: Ethernet (1)</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Arrival Time: Dec 28, 2023 16:06:10.452841000 中国标准时间</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[Time shift for this packet: 0.000000000 seconds]</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Epoch Time: 1703750770.452841000 seconds</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[Time delta from previous captured frame: 0.551647000 seconds]</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[Time delta from previous displayed frame: 30.001846000 seconds]</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[Time since reference or first frame: 2963.737816000 seconds]</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Frame Number: 3700</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Frame Length: 106 bytes (848 bits)</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Capture Length: 106 bytes (848 bits)</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[Frame is marked: False]</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[Frame is ignored: False]</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[Protocols in frame: eth:ethertype:ip:udp:rip]</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[Coloring Rule Name: UDP]</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[Coloring Rule String: udp]</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Ethernet II, Src: RuijieNe_6e:1d:26 (58:69:6c:6e:1d:26), Dst: IPv4mcast_09 (01:00:5e:00:00:09)</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Destination: IPv4mcast_09 (01:00:5e:00:00:09)</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Address: IPv4mcast_09 (01:00:5e:00:00:09)</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 ..0. .... .... .... .... = LG bit: Globally unique address (factory default)</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 ...1 .... .... .... .... = IG bit: Group address (multicast/broadcast)</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Source: RuijieNe_6e:1d:26 (58:69:6c:6e:1d:26)</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Address: RuijieNe_6e:1d:26 (58:69:6c:6e:1d:26)</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 ..0. .... .... .... .... = LG bit: Globally unique address (factory default)</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 ...0 .... .... .... .... = IG bit: Individual address (unicast)</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Type: IPv4 (0x0800)</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Internet Protocol Version 4, Src: 192.168.100.1, Dst: 224.0.0.9</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0100 .... = Version: 4</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 0101 = Header Length: 20 bytes (5)</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Differentiated Services Field: 0xc0 (DSCP: CS6, ECN: Not-ECT)</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1100 00.. = Differentiated Services Codepoint: Class Selector 6 (48)</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 ..00 = Explicit Congestion Notification: Not ECN-Capable Transport (0)</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Total Length: 92</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Identification: 0x0101 (257)</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Flags: 0x0000</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0... .... .... .... = Reserved bit: Not set</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.0.. .... .... .... = Don't fragment: Not set</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..0. .... .... .... = More fragments: Not set</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Fragment offset: 0</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Time to live: 1</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Protocol: UDP (17)</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Header checksum: 0xb31d [validation disabled]</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[Header checksum status: Unverified]</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Source: 192.168.100.1</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Destination: 224.0.0.9</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User Datagram Protocol, Src Port: 520, Dst Port: 520</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Source Port: 520</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Destination Port: 520</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Length: 72</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Checksum: 0x9268 [unverified]</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[Checksum Status: Unverified]</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[Stream index: 4]</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Routing Information Protocol</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Command: Response (2)</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Version: RIPv2 (2)</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IP Address: 10.0.0.0, Metric: 3</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Address Family: IP (2)</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Route Tag: 0</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IP Address: 10.0.0.0</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Netmask: 255.0.0.0</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Next Hop: 0.0.0.0</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Metric: 3</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IP Address: 172.16.1.0, Metric: 1</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Address Family: IP (2)</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Route Tag: 0</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IP Address: 172.16.1.0</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Netmask: 255.255.255.0</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Next Hop: 0.0.0.0</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Metric: 1</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IP Address: 172.16.2.0, Metric: 2</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Address Family: IP (2)</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Route Tag: 0</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IP Address: 172.16.2.0</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Netmask: 255.255.255.0</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Next Hop: 0.0.0.0</w:t>
            </w:r>
          </w:p>
          <w:p>
            <w:pPr>
              <w:spacing w:line="240" w:lineRule="auto"/>
              <w:rPr>
                <w:rFonts w:hint="default" w:asciiTheme="minorAscii" w:hAnsiTheme="minorAscii"/>
                <w:b w:val="0"/>
                <w:bCs/>
                <w:sz w:val="18"/>
                <w:szCs w:val="18"/>
                <w:vertAlign w:val="baseline"/>
                <w:lang w:val="en-US" w:eastAsia="zh-CN"/>
              </w:rPr>
            </w:pPr>
            <w:r>
              <w:rPr>
                <w:rFonts w:hint="default" w:asciiTheme="minorAscii" w:hAnsiTheme="minorAscii"/>
                <w:b w:val="0"/>
                <w:bCs/>
                <w:sz w:val="18"/>
                <w:szCs w:val="18"/>
                <w:vertAlign w:val="baseline"/>
                <w:lang w:val="en-US" w:eastAsia="zh-CN"/>
              </w:rPr>
              <w:t xml:space="preserve">        Metric: 2</w:t>
            </w:r>
          </w:p>
        </w:tc>
      </w:tr>
    </w:tbl>
    <w:p>
      <w:pPr>
        <w:spacing w:line="360" w:lineRule="auto"/>
        <w:ind w:firstLine="420" w:firstLineChars="200"/>
        <w:rPr>
          <w:rFonts w:hint="default"/>
          <w:b/>
          <w:sz w:val="24"/>
          <w:szCs w:val="28"/>
          <w:lang w:val="en-US" w:eastAsia="zh-CN"/>
        </w:rPr>
      </w:pPr>
      <w:r>
        <w:rPr>
          <w:rFonts w:hint="default"/>
          <w:sz w:val="21"/>
          <w:szCs w:val="21"/>
          <w:lang w:val="en-US" w:eastAsia="zh-CN"/>
        </w:rPr>
        <w:t>网络数据包的分析报文，主要内容包括以太网帧头部信息、IPv4头部信息、UDP头部信息以及RIP)数据。</w:t>
      </w:r>
    </w:p>
    <w:p>
      <w:pPr>
        <w:spacing w:line="360" w:lineRule="auto"/>
        <w:rPr>
          <w:rFonts w:hint="default"/>
          <w:b/>
          <w:bCs/>
          <w:sz w:val="21"/>
          <w:szCs w:val="21"/>
          <w:lang w:val="en-US" w:eastAsia="zh-CN"/>
        </w:rPr>
      </w:pPr>
      <w:r>
        <w:rPr>
          <w:rFonts w:hint="eastAsia"/>
          <w:b/>
          <w:bCs/>
          <w:sz w:val="21"/>
          <w:szCs w:val="21"/>
          <w:lang w:val="en-US" w:eastAsia="zh-CN"/>
        </w:rPr>
        <w:t>（1）</w:t>
      </w:r>
      <w:r>
        <w:rPr>
          <w:rFonts w:hint="default"/>
          <w:b/>
          <w:bCs/>
          <w:sz w:val="21"/>
          <w:szCs w:val="21"/>
          <w:lang w:val="en-US" w:eastAsia="zh-CN"/>
        </w:rPr>
        <w:t>以太网帧头部信息（Ethernet II）:</w:t>
      </w:r>
    </w:p>
    <w:p>
      <w:pPr>
        <w:spacing w:line="360" w:lineRule="auto"/>
        <w:ind w:firstLine="420" w:firstLineChars="200"/>
        <w:rPr>
          <w:rFonts w:hint="default"/>
          <w:sz w:val="21"/>
          <w:szCs w:val="21"/>
          <w:lang w:val="en-US" w:eastAsia="zh-CN"/>
        </w:rPr>
      </w:pPr>
      <w:r>
        <w:rPr>
          <w:rFonts w:hint="default"/>
          <w:sz w:val="21"/>
          <w:szCs w:val="21"/>
          <w:lang w:val="en-US" w:eastAsia="zh-CN"/>
        </w:rPr>
        <w:t>源MAC地址（Source）: 58:69:6c:6e:1d:26</w:t>
      </w:r>
    </w:p>
    <w:p>
      <w:pPr>
        <w:spacing w:line="360" w:lineRule="auto"/>
        <w:ind w:firstLine="420" w:firstLineChars="200"/>
        <w:rPr>
          <w:rFonts w:hint="default"/>
          <w:sz w:val="21"/>
          <w:szCs w:val="21"/>
          <w:lang w:val="en-US" w:eastAsia="zh-CN"/>
        </w:rPr>
      </w:pPr>
      <w:r>
        <w:rPr>
          <w:rFonts w:hint="default"/>
          <w:sz w:val="21"/>
          <w:szCs w:val="21"/>
          <w:lang w:val="en-US" w:eastAsia="zh-CN"/>
        </w:rPr>
        <w:t>目标MAC地址（Destination）: 01:00:5e:00:00:09</w:t>
      </w:r>
    </w:p>
    <w:p>
      <w:pPr>
        <w:spacing w:line="360" w:lineRule="auto"/>
        <w:ind w:firstLine="420" w:firstLineChars="200"/>
        <w:rPr>
          <w:rFonts w:hint="default"/>
          <w:sz w:val="21"/>
          <w:szCs w:val="21"/>
          <w:lang w:val="en-US" w:eastAsia="zh-CN"/>
        </w:rPr>
      </w:pPr>
      <w:r>
        <w:rPr>
          <w:rFonts w:hint="default"/>
          <w:sz w:val="21"/>
          <w:szCs w:val="21"/>
          <w:lang w:val="en-US" w:eastAsia="zh-CN"/>
        </w:rPr>
        <w:t>类型（Type）: IPv4 (0x0800)</w:t>
      </w:r>
    </w:p>
    <w:p>
      <w:pPr>
        <w:spacing w:line="360" w:lineRule="auto"/>
        <w:rPr>
          <w:rFonts w:hint="default"/>
          <w:b/>
          <w:sz w:val="24"/>
          <w:szCs w:val="28"/>
          <w:lang w:val="en-US" w:eastAsia="zh-CN"/>
        </w:rPr>
      </w:pPr>
      <w:r>
        <w:rPr>
          <w:rFonts w:hint="eastAsia"/>
          <w:b/>
          <w:bCs/>
          <w:sz w:val="21"/>
          <w:szCs w:val="21"/>
          <w:lang w:val="en-US" w:eastAsia="zh-CN"/>
        </w:rPr>
        <w:t>（2）</w:t>
      </w:r>
      <w:r>
        <w:rPr>
          <w:rFonts w:hint="default"/>
          <w:b/>
          <w:bCs/>
          <w:sz w:val="21"/>
          <w:szCs w:val="21"/>
          <w:lang w:val="en-US" w:eastAsia="zh-CN"/>
        </w:rPr>
        <w:t>IPv4头部信息:</w:t>
      </w:r>
    </w:p>
    <w:p>
      <w:pPr>
        <w:spacing w:line="360" w:lineRule="auto"/>
        <w:ind w:firstLine="420" w:firstLineChars="200"/>
        <w:rPr>
          <w:rFonts w:hint="default"/>
          <w:sz w:val="21"/>
          <w:szCs w:val="21"/>
          <w:lang w:val="en-US" w:eastAsia="zh-CN"/>
        </w:rPr>
      </w:pPr>
      <w:r>
        <w:rPr>
          <w:rFonts w:hint="default"/>
          <w:sz w:val="21"/>
          <w:szCs w:val="21"/>
          <w:lang w:val="en-US" w:eastAsia="zh-CN"/>
        </w:rPr>
        <w:t>源IP地址（Source）: 192.168.100.1</w:t>
      </w:r>
    </w:p>
    <w:p>
      <w:pPr>
        <w:spacing w:line="360" w:lineRule="auto"/>
        <w:ind w:firstLine="420" w:firstLineChars="200"/>
        <w:rPr>
          <w:rFonts w:hint="default"/>
          <w:sz w:val="21"/>
          <w:szCs w:val="21"/>
          <w:lang w:val="en-US" w:eastAsia="zh-CN"/>
        </w:rPr>
      </w:pPr>
      <w:r>
        <w:rPr>
          <w:rFonts w:hint="default"/>
          <w:sz w:val="21"/>
          <w:szCs w:val="21"/>
          <w:lang w:val="en-US" w:eastAsia="zh-CN"/>
        </w:rPr>
        <w:t>目标IP地址（Destination）: 224.0.0.9</w:t>
      </w:r>
    </w:p>
    <w:p>
      <w:pPr>
        <w:spacing w:line="360" w:lineRule="auto"/>
        <w:ind w:firstLine="420" w:firstLineChars="200"/>
        <w:rPr>
          <w:rFonts w:hint="default"/>
          <w:sz w:val="21"/>
          <w:szCs w:val="21"/>
          <w:lang w:val="en-US" w:eastAsia="zh-CN"/>
        </w:rPr>
      </w:pPr>
      <w:r>
        <w:rPr>
          <w:rFonts w:hint="default"/>
          <w:sz w:val="21"/>
          <w:szCs w:val="21"/>
          <w:lang w:val="en-US" w:eastAsia="zh-CN"/>
        </w:rPr>
        <w:t>版本（Version）: 4</w:t>
      </w:r>
    </w:p>
    <w:p>
      <w:pPr>
        <w:spacing w:line="360" w:lineRule="auto"/>
        <w:ind w:firstLine="420" w:firstLineChars="200"/>
        <w:rPr>
          <w:rFonts w:hint="default"/>
          <w:sz w:val="21"/>
          <w:szCs w:val="21"/>
          <w:lang w:val="en-US" w:eastAsia="zh-CN"/>
        </w:rPr>
      </w:pPr>
      <w:r>
        <w:rPr>
          <w:rFonts w:hint="default"/>
          <w:sz w:val="21"/>
          <w:szCs w:val="21"/>
          <w:lang w:val="en-US" w:eastAsia="zh-CN"/>
        </w:rPr>
        <w:t>头部长度（Header Length）: 20字节</w:t>
      </w:r>
    </w:p>
    <w:p>
      <w:pPr>
        <w:spacing w:line="360" w:lineRule="auto"/>
        <w:ind w:firstLine="420" w:firstLineChars="200"/>
        <w:rPr>
          <w:rFonts w:hint="default"/>
          <w:sz w:val="21"/>
          <w:szCs w:val="21"/>
          <w:lang w:val="en-US" w:eastAsia="zh-CN"/>
        </w:rPr>
      </w:pPr>
      <w:r>
        <w:rPr>
          <w:rFonts w:hint="default"/>
          <w:sz w:val="21"/>
          <w:szCs w:val="21"/>
          <w:lang w:val="en-US" w:eastAsia="zh-CN"/>
        </w:rPr>
        <w:t>区分服务字段（Differentiated Services Field）: 0xc0，表示DSCP为CS6（Class Selector 6），ECN（Explicit Congestion Notification）未启用。</w:t>
      </w:r>
    </w:p>
    <w:p>
      <w:pPr>
        <w:spacing w:line="360" w:lineRule="auto"/>
        <w:ind w:firstLine="420" w:firstLineChars="200"/>
        <w:rPr>
          <w:rFonts w:hint="default"/>
          <w:sz w:val="21"/>
          <w:szCs w:val="21"/>
          <w:lang w:val="en-US" w:eastAsia="zh-CN"/>
        </w:rPr>
      </w:pPr>
      <w:r>
        <w:rPr>
          <w:rFonts w:hint="default"/>
          <w:sz w:val="21"/>
          <w:szCs w:val="21"/>
          <w:lang w:val="en-US" w:eastAsia="zh-CN"/>
        </w:rPr>
        <w:t>总长度（Total Length）: 92字节</w:t>
      </w:r>
    </w:p>
    <w:p>
      <w:pPr>
        <w:spacing w:line="360" w:lineRule="auto"/>
        <w:ind w:firstLine="420" w:firstLineChars="200"/>
        <w:rPr>
          <w:rFonts w:hint="default"/>
          <w:sz w:val="21"/>
          <w:szCs w:val="21"/>
          <w:lang w:val="en-US" w:eastAsia="zh-CN"/>
        </w:rPr>
      </w:pPr>
      <w:r>
        <w:rPr>
          <w:rFonts w:hint="default"/>
          <w:sz w:val="21"/>
          <w:szCs w:val="21"/>
          <w:lang w:val="en-US" w:eastAsia="zh-CN"/>
        </w:rPr>
        <w:t>标识（Identification）: 0x0101</w:t>
      </w:r>
    </w:p>
    <w:p>
      <w:pPr>
        <w:spacing w:line="360" w:lineRule="auto"/>
        <w:ind w:firstLine="420" w:firstLineChars="200"/>
        <w:rPr>
          <w:rFonts w:hint="default"/>
          <w:sz w:val="21"/>
          <w:szCs w:val="21"/>
          <w:lang w:val="en-US" w:eastAsia="zh-CN"/>
        </w:rPr>
      </w:pPr>
      <w:r>
        <w:rPr>
          <w:rFonts w:hint="default"/>
          <w:sz w:val="21"/>
          <w:szCs w:val="21"/>
          <w:lang w:val="en-US" w:eastAsia="zh-CN"/>
        </w:rPr>
        <w:t>标志（Flags）: 0x0000，表示禁止分段</w:t>
      </w:r>
    </w:p>
    <w:p>
      <w:pPr>
        <w:spacing w:line="360" w:lineRule="auto"/>
        <w:ind w:firstLine="420" w:firstLineChars="200"/>
        <w:rPr>
          <w:rFonts w:hint="default"/>
          <w:sz w:val="21"/>
          <w:szCs w:val="21"/>
          <w:lang w:val="en-US" w:eastAsia="zh-CN"/>
        </w:rPr>
      </w:pPr>
      <w:r>
        <w:rPr>
          <w:rFonts w:hint="default"/>
          <w:sz w:val="21"/>
          <w:szCs w:val="21"/>
          <w:lang w:val="en-US" w:eastAsia="zh-CN"/>
        </w:rPr>
        <w:t>分段偏移（Fragment offset）: 0</w:t>
      </w:r>
    </w:p>
    <w:p>
      <w:pPr>
        <w:spacing w:line="360" w:lineRule="auto"/>
        <w:ind w:firstLine="420" w:firstLineChars="200"/>
        <w:rPr>
          <w:rFonts w:hint="default"/>
          <w:sz w:val="21"/>
          <w:szCs w:val="21"/>
          <w:lang w:val="en-US" w:eastAsia="zh-CN"/>
        </w:rPr>
      </w:pPr>
      <w:r>
        <w:rPr>
          <w:rFonts w:hint="default"/>
          <w:sz w:val="21"/>
          <w:szCs w:val="21"/>
          <w:lang w:val="en-US" w:eastAsia="zh-CN"/>
        </w:rPr>
        <w:t>存活时间（Time to live）: 1</w:t>
      </w:r>
    </w:p>
    <w:p>
      <w:pPr>
        <w:spacing w:line="360" w:lineRule="auto"/>
        <w:ind w:firstLine="420" w:firstLineChars="200"/>
        <w:rPr>
          <w:rFonts w:hint="default"/>
          <w:sz w:val="21"/>
          <w:szCs w:val="21"/>
          <w:lang w:val="en-US" w:eastAsia="zh-CN"/>
        </w:rPr>
      </w:pPr>
      <w:r>
        <w:rPr>
          <w:rFonts w:hint="default"/>
          <w:sz w:val="21"/>
          <w:szCs w:val="21"/>
          <w:lang w:val="en-US" w:eastAsia="zh-CN"/>
        </w:rPr>
        <w:t>协议（Protocol）: UDP (17)</w:t>
      </w:r>
    </w:p>
    <w:p>
      <w:pPr>
        <w:spacing w:line="360" w:lineRule="auto"/>
        <w:ind w:firstLine="420" w:firstLineChars="200"/>
        <w:rPr>
          <w:rFonts w:hint="default"/>
          <w:sz w:val="21"/>
          <w:szCs w:val="21"/>
          <w:lang w:val="en-US" w:eastAsia="zh-CN"/>
        </w:rPr>
      </w:pPr>
      <w:r>
        <w:rPr>
          <w:rFonts w:hint="default"/>
          <w:sz w:val="21"/>
          <w:szCs w:val="21"/>
          <w:lang w:val="en-US" w:eastAsia="zh-CN"/>
        </w:rPr>
        <w:t>校验和（Header checksum）: 0xb31d</w:t>
      </w:r>
    </w:p>
    <w:p>
      <w:pPr>
        <w:spacing w:line="360" w:lineRule="auto"/>
        <w:rPr>
          <w:rFonts w:hint="default"/>
          <w:b/>
          <w:sz w:val="24"/>
          <w:szCs w:val="28"/>
          <w:lang w:val="en-US" w:eastAsia="zh-CN"/>
        </w:rPr>
      </w:pPr>
      <w:r>
        <w:rPr>
          <w:rFonts w:hint="eastAsia"/>
          <w:b/>
          <w:bCs/>
          <w:sz w:val="21"/>
          <w:szCs w:val="21"/>
          <w:lang w:val="en-US" w:eastAsia="zh-CN"/>
        </w:rPr>
        <w:t>（3）</w:t>
      </w:r>
      <w:r>
        <w:rPr>
          <w:rFonts w:hint="default"/>
          <w:b/>
          <w:bCs/>
          <w:sz w:val="21"/>
          <w:szCs w:val="21"/>
          <w:lang w:val="en-US" w:eastAsia="zh-CN"/>
        </w:rPr>
        <w:t>UDP头部信息:</w:t>
      </w:r>
    </w:p>
    <w:p>
      <w:pPr>
        <w:spacing w:line="360" w:lineRule="auto"/>
        <w:ind w:firstLine="420" w:firstLineChars="200"/>
        <w:rPr>
          <w:rFonts w:hint="default"/>
          <w:sz w:val="21"/>
          <w:szCs w:val="21"/>
          <w:lang w:val="en-US" w:eastAsia="zh-CN"/>
        </w:rPr>
      </w:pPr>
      <w:r>
        <w:rPr>
          <w:rFonts w:hint="default"/>
          <w:sz w:val="21"/>
          <w:szCs w:val="21"/>
          <w:lang w:val="en-US" w:eastAsia="zh-CN"/>
        </w:rPr>
        <w:t>源端口（Source Port）: 520</w:t>
      </w:r>
    </w:p>
    <w:p>
      <w:pPr>
        <w:spacing w:line="360" w:lineRule="auto"/>
        <w:ind w:firstLine="420" w:firstLineChars="200"/>
        <w:rPr>
          <w:rFonts w:hint="default"/>
          <w:sz w:val="21"/>
          <w:szCs w:val="21"/>
          <w:lang w:val="en-US" w:eastAsia="zh-CN"/>
        </w:rPr>
      </w:pPr>
      <w:r>
        <w:rPr>
          <w:rFonts w:hint="default"/>
          <w:sz w:val="21"/>
          <w:szCs w:val="21"/>
          <w:lang w:val="en-US" w:eastAsia="zh-CN"/>
        </w:rPr>
        <w:t>目标端口（Destination Port）: 520</w:t>
      </w:r>
    </w:p>
    <w:p>
      <w:pPr>
        <w:spacing w:line="360" w:lineRule="auto"/>
        <w:ind w:firstLine="420" w:firstLineChars="200"/>
        <w:rPr>
          <w:rFonts w:hint="default"/>
          <w:sz w:val="21"/>
          <w:szCs w:val="21"/>
          <w:lang w:val="en-US" w:eastAsia="zh-CN"/>
        </w:rPr>
      </w:pPr>
      <w:r>
        <w:rPr>
          <w:rFonts w:hint="default"/>
          <w:sz w:val="21"/>
          <w:szCs w:val="21"/>
          <w:lang w:val="en-US" w:eastAsia="zh-CN"/>
        </w:rPr>
        <w:t>长度（Length）: 72字节</w:t>
      </w:r>
    </w:p>
    <w:p>
      <w:pPr>
        <w:spacing w:line="360" w:lineRule="auto"/>
        <w:ind w:firstLine="420" w:firstLineChars="200"/>
        <w:rPr>
          <w:rFonts w:hint="default"/>
          <w:sz w:val="21"/>
          <w:szCs w:val="21"/>
          <w:lang w:val="en-US" w:eastAsia="zh-CN"/>
        </w:rPr>
      </w:pPr>
      <w:r>
        <w:rPr>
          <w:rFonts w:hint="default"/>
          <w:sz w:val="21"/>
          <w:szCs w:val="21"/>
          <w:lang w:val="en-US" w:eastAsia="zh-CN"/>
        </w:rPr>
        <w:t>校验和（Checksum）: 0x9268</w:t>
      </w:r>
    </w:p>
    <w:p>
      <w:pPr>
        <w:spacing w:line="360" w:lineRule="auto"/>
        <w:rPr>
          <w:rFonts w:hint="default"/>
          <w:b/>
          <w:sz w:val="24"/>
          <w:szCs w:val="28"/>
          <w:lang w:val="en-US" w:eastAsia="zh-CN"/>
        </w:rPr>
      </w:pPr>
      <w:r>
        <w:rPr>
          <w:rFonts w:hint="eastAsia"/>
          <w:b/>
          <w:bCs/>
          <w:sz w:val="21"/>
          <w:szCs w:val="21"/>
          <w:lang w:val="en-US" w:eastAsia="zh-CN"/>
        </w:rPr>
        <w:t>（4）</w:t>
      </w:r>
      <w:r>
        <w:rPr>
          <w:rFonts w:hint="default"/>
          <w:b/>
          <w:bCs/>
          <w:sz w:val="21"/>
          <w:szCs w:val="21"/>
          <w:lang w:val="en-US" w:eastAsia="zh-CN"/>
        </w:rPr>
        <w:t>Routing Information Protocol (RIP) 数据:</w:t>
      </w:r>
    </w:p>
    <w:p>
      <w:pPr>
        <w:spacing w:line="360" w:lineRule="auto"/>
        <w:ind w:firstLine="420" w:firstLineChars="200"/>
        <w:rPr>
          <w:rFonts w:hint="default"/>
          <w:sz w:val="21"/>
          <w:szCs w:val="21"/>
          <w:lang w:val="en-US" w:eastAsia="zh-CN"/>
        </w:rPr>
      </w:pPr>
      <w:r>
        <w:rPr>
          <w:rFonts w:hint="default"/>
          <w:sz w:val="21"/>
          <w:szCs w:val="21"/>
          <w:lang w:val="en-US" w:eastAsia="zh-CN"/>
        </w:rPr>
        <w:t>命令（Command）: Response (2)</w:t>
      </w:r>
    </w:p>
    <w:p>
      <w:pPr>
        <w:spacing w:line="360" w:lineRule="auto"/>
        <w:ind w:firstLine="420" w:firstLineChars="200"/>
        <w:rPr>
          <w:rFonts w:hint="default"/>
          <w:sz w:val="21"/>
          <w:szCs w:val="21"/>
          <w:lang w:val="en-US" w:eastAsia="zh-CN"/>
        </w:rPr>
      </w:pPr>
      <w:r>
        <w:rPr>
          <w:rFonts w:hint="default"/>
          <w:sz w:val="21"/>
          <w:szCs w:val="21"/>
          <w:lang w:val="en-US" w:eastAsia="zh-CN"/>
        </w:rPr>
        <w:t>版本（Version）: RIPv2 (2)</w:t>
      </w:r>
    </w:p>
    <w:p>
      <w:pPr>
        <w:spacing w:line="360" w:lineRule="auto"/>
        <w:rPr>
          <w:rFonts w:hint="default"/>
          <w:b/>
          <w:sz w:val="24"/>
          <w:szCs w:val="28"/>
          <w:lang w:val="en-US" w:eastAsia="zh-CN"/>
        </w:rPr>
      </w:pPr>
      <w:r>
        <w:rPr>
          <w:rFonts w:hint="default"/>
          <w:b/>
          <w:bCs/>
          <w:sz w:val="21"/>
          <w:szCs w:val="21"/>
          <w:lang w:val="en-US" w:eastAsia="zh-CN"/>
        </w:rPr>
        <w:t>对于每个RIP路由项：</w:t>
      </w:r>
    </w:p>
    <w:p>
      <w:pPr>
        <w:spacing w:line="360" w:lineRule="auto"/>
        <w:rPr>
          <w:rFonts w:hint="default"/>
          <w:b/>
          <w:sz w:val="24"/>
          <w:szCs w:val="28"/>
          <w:lang w:val="en-US" w:eastAsia="zh-CN"/>
        </w:rPr>
      </w:pPr>
      <w:r>
        <w:rPr>
          <w:rFonts w:hint="default"/>
          <w:b/>
          <w:bCs/>
          <w:sz w:val="21"/>
          <w:szCs w:val="21"/>
          <w:lang w:val="en-US" w:eastAsia="zh-CN"/>
        </w:rPr>
        <w:t>第一项:</w:t>
      </w:r>
    </w:p>
    <w:p>
      <w:pPr>
        <w:spacing w:line="360" w:lineRule="auto"/>
        <w:ind w:firstLine="420" w:firstLineChars="200"/>
        <w:rPr>
          <w:rFonts w:hint="default"/>
          <w:sz w:val="21"/>
          <w:szCs w:val="21"/>
          <w:lang w:val="en-US" w:eastAsia="zh-CN"/>
        </w:rPr>
      </w:pPr>
      <w:r>
        <w:rPr>
          <w:rFonts w:hint="default"/>
          <w:sz w:val="21"/>
          <w:szCs w:val="21"/>
          <w:lang w:val="en-US" w:eastAsia="zh-CN"/>
        </w:rPr>
        <w:t>IP地址（IP Address）: 10.0.0.0，度量（Metric）: 3</w:t>
      </w:r>
    </w:p>
    <w:p>
      <w:pPr>
        <w:spacing w:line="360" w:lineRule="auto"/>
        <w:ind w:firstLine="420" w:firstLineChars="200"/>
        <w:rPr>
          <w:rFonts w:hint="default"/>
          <w:sz w:val="21"/>
          <w:szCs w:val="21"/>
          <w:lang w:val="en-US" w:eastAsia="zh-CN"/>
        </w:rPr>
      </w:pPr>
      <w:r>
        <w:rPr>
          <w:rFonts w:hint="default"/>
          <w:sz w:val="21"/>
          <w:szCs w:val="21"/>
          <w:lang w:val="en-US" w:eastAsia="zh-CN"/>
        </w:rPr>
        <w:t>地址族（Address Family）: IP (2)</w:t>
      </w:r>
    </w:p>
    <w:p>
      <w:pPr>
        <w:spacing w:line="360" w:lineRule="auto"/>
        <w:ind w:firstLine="420" w:firstLineChars="200"/>
        <w:rPr>
          <w:rFonts w:hint="default"/>
          <w:sz w:val="21"/>
          <w:szCs w:val="21"/>
          <w:lang w:val="en-US" w:eastAsia="zh-CN"/>
        </w:rPr>
      </w:pPr>
      <w:r>
        <w:rPr>
          <w:rFonts w:hint="default"/>
          <w:sz w:val="21"/>
          <w:szCs w:val="21"/>
          <w:lang w:val="en-US" w:eastAsia="zh-CN"/>
        </w:rPr>
        <w:t>路由标签（Route Tag）: 0</w:t>
      </w:r>
    </w:p>
    <w:p>
      <w:pPr>
        <w:spacing w:line="360" w:lineRule="auto"/>
        <w:ind w:firstLine="420" w:firstLineChars="200"/>
        <w:rPr>
          <w:rFonts w:hint="default"/>
          <w:sz w:val="21"/>
          <w:szCs w:val="21"/>
          <w:lang w:val="en-US" w:eastAsia="zh-CN"/>
        </w:rPr>
      </w:pPr>
      <w:r>
        <w:rPr>
          <w:rFonts w:hint="default"/>
          <w:sz w:val="21"/>
          <w:szCs w:val="21"/>
          <w:lang w:val="en-US" w:eastAsia="zh-CN"/>
        </w:rPr>
        <w:t>子网掩码（Netmask）: 255.0.0.0</w:t>
      </w:r>
    </w:p>
    <w:p>
      <w:pPr>
        <w:spacing w:line="360" w:lineRule="auto"/>
        <w:ind w:firstLine="420" w:firstLineChars="200"/>
        <w:rPr>
          <w:rFonts w:hint="default"/>
          <w:sz w:val="21"/>
          <w:szCs w:val="21"/>
          <w:lang w:val="en-US" w:eastAsia="zh-CN"/>
        </w:rPr>
      </w:pPr>
      <w:r>
        <w:rPr>
          <w:rFonts w:hint="default"/>
          <w:sz w:val="21"/>
          <w:szCs w:val="21"/>
          <w:lang w:val="en-US" w:eastAsia="zh-CN"/>
        </w:rPr>
        <w:t>下一跳（Next Hop）: 0.0.0.0</w:t>
      </w:r>
    </w:p>
    <w:p>
      <w:pPr>
        <w:spacing w:line="360" w:lineRule="auto"/>
        <w:rPr>
          <w:rFonts w:hint="default"/>
          <w:b/>
          <w:sz w:val="24"/>
          <w:szCs w:val="28"/>
          <w:lang w:val="en-US" w:eastAsia="zh-CN"/>
        </w:rPr>
      </w:pPr>
      <w:r>
        <w:rPr>
          <w:rFonts w:hint="default"/>
          <w:b/>
          <w:bCs/>
          <w:sz w:val="21"/>
          <w:szCs w:val="21"/>
          <w:lang w:val="en-US" w:eastAsia="zh-CN"/>
        </w:rPr>
        <w:t>第二项:</w:t>
      </w:r>
    </w:p>
    <w:p>
      <w:pPr>
        <w:spacing w:line="360" w:lineRule="auto"/>
        <w:ind w:firstLine="420" w:firstLineChars="200"/>
        <w:rPr>
          <w:rFonts w:hint="default"/>
          <w:sz w:val="21"/>
          <w:szCs w:val="21"/>
          <w:lang w:val="en-US" w:eastAsia="zh-CN"/>
        </w:rPr>
      </w:pPr>
      <w:r>
        <w:rPr>
          <w:rFonts w:hint="default"/>
          <w:sz w:val="21"/>
          <w:szCs w:val="21"/>
          <w:lang w:val="en-US" w:eastAsia="zh-CN"/>
        </w:rPr>
        <w:t>IP地址: 172.16.1.0，度量: 1</w:t>
      </w:r>
    </w:p>
    <w:p>
      <w:pPr>
        <w:spacing w:line="360" w:lineRule="auto"/>
        <w:ind w:firstLine="420" w:firstLineChars="200"/>
        <w:rPr>
          <w:rFonts w:hint="default"/>
          <w:sz w:val="21"/>
          <w:szCs w:val="21"/>
          <w:lang w:val="en-US" w:eastAsia="zh-CN"/>
        </w:rPr>
      </w:pPr>
      <w:r>
        <w:rPr>
          <w:rFonts w:hint="default"/>
          <w:sz w:val="21"/>
          <w:szCs w:val="21"/>
          <w:lang w:val="en-US" w:eastAsia="zh-CN"/>
        </w:rPr>
        <w:t>地址族: IP (2)</w:t>
      </w:r>
    </w:p>
    <w:p>
      <w:pPr>
        <w:spacing w:line="360" w:lineRule="auto"/>
        <w:ind w:firstLine="420" w:firstLineChars="200"/>
        <w:rPr>
          <w:rFonts w:hint="default"/>
          <w:sz w:val="21"/>
          <w:szCs w:val="21"/>
          <w:lang w:val="en-US" w:eastAsia="zh-CN"/>
        </w:rPr>
      </w:pPr>
      <w:r>
        <w:rPr>
          <w:rFonts w:hint="default"/>
          <w:sz w:val="21"/>
          <w:szCs w:val="21"/>
          <w:lang w:val="en-US" w:eastAsia="zh-CN"/>
        </w:rPr>
        <w:t>路由标签: 0</w:t>
      </w:r>
    </w:p>
    <w:p>
      <w:pPr>
        <w:spacing w:line="360" w:lineRule="auto"/>
        <w:ind w:firstLine="420" w:firstLineChars="200"/>
        <w:rPr>
          <w:rFonts w:hint="default"/>
          <w:sz w:val="21"/>
          <w:szCs w:val="21"/>
          <w:lang w:val="en-US" w:eastAsia="zh-CN"/>
        </w:rPr>
      </w:pPr>
      <w:r>
        <w:rPr>
          <w:rFonts w:hint="default"/>
          <w:sz w:val="21"/>
          <w:szCs w:val="21"/>
          <w:lang w:val="en-US" w:eastAsia="zh-CN"/>
        </w:rPr>
        <w:t>子网掩码: 255.255.255.0</w:t>
      </w:r>
    </w:p>
    <w:p>
      <w:pPr>
        <w:spacing w:line="360" w:lineRule="auto"/>
        <w:ind w:firstLine="420" w:firstLineChars="200"/>
        <w:rPr>
          <w:rFonts w:hint="default"/>
          <w:sz w:val="21"/>
          <w:szCs w:val="21"/>
          <w:lang w:val="en-US" w:eastAsia="zh-CN"/>
        </w:rPr>
      </w:pPr>
      <w:r>
        <w:rPr>
          <w:rFonts w:hint="default"/>
          <w:sz w:val="21"/>
          <w:szCs w:val="21"/>
          <w:lang w:val="en-US" w:eastAsia="zh-CN"/>
        </w:rPr>
        <w:t>下一跳: 0.0.0.0</w:t>
      </w:r>
    </w:p>
    <w:p>
      <w:pPr>
        <w:spacing w:line="360" w:lineRule="auto"/>
        <w:rPr>
          <w:rFonts w:hint="default"/>
          <w:b/>
          <w:sz w:val="24"/>
          <w:szCs w:val="28"/>
          <w:lang w:val="en-US" w:eastAsia="zh-CN"/>
        </w:rPr>
      </w:pPr>
      <w:r>
        <w:rPr>
          <w:rFonts w:hint="default"/>
          <w:b/>
          <w:bCs/>
          <w:sz w:val="21"/>
          <w:szCs w:val="21"/>
          <w:lang w:val="en-US" w:eastAsia="zh-CN"/>
        </w:rPr>
        <w:t>第三项:</w:t>
      </w:r>
    </w:p>
    <w:p>
      <w:pPr>
        <w:spacing w:line="360" w:lineRule="auto"/>
        <w:ind w:firstLine="420" w:firstLineChars="200"/>
        <w:rPr>
          <w:rFonts w:hint="default"/>
          <w:sz w:val="21"/>
          <w:szCs w:val="21"/>
          <w:lang w:val="en-US" w:eastAsia="zh-CN"/>
        </w:rPr>
      </w:pPr>
      <w:r>
        <w:rPr>
          <w:rFonts w:hint="default"/>
          <w:sz w:val="21"/>
          <w:szCs w:val="21"/>
          <w:lang w:val="en-US" w:eastAsia="zh-CN"/>
        </w:rPr>
        <w:t>IP地址: 172.16.2.0，度量: 2</w:t>
      </w:r>
    </w:p>
    <w:p>
      <w:pPr>
        <w:spacing w:line="360" w:lineRule="auto"/>
        <w:ind w:firstLine="420" w:firstLineChars="200"/>
        <w:rPr>
          <w:rFonts w:hint="default"/>
          <w:sz w:val="21"/>
          <w:szCs w:val="21"/>
          <w:lang w:val="en-US" w:eastAsia="zh-CN"/>
        </w:rPr>
      </w:pPr>
      <w:r>
        <w:rPr>
          <w:rFonts w:hint="default"/>
          <w:sz w:val="21"/>
          <w:szCs w:val="21"/>
          <w:lang w:val="en-US" w:eastAsia="zh-CN"/>
        </w:rPr>
        <w:t>地址族: IP (2)</w:t>
      </w:r>
    </w:p>
    <w:p>
      <w:pPr>
        <w:spacing w:line="360" w:lineRule="auto"/>
        <w:ind w:firstLine="420" w:firstLineChars="200"/>
        <w:rPr>
          <w:rFonts w:hint="default"/>
          <w:sz w:val="21"/>
          <w:szCs w:val="21"/>
          <w:lang w:val="en-US" w:eastAsia="zh-CN"/>
        </w:rPr>
      </w:pPr>
      <w:r>
        <w:rPr>
          <w:rFonts w:hint="default"/>
          <w:sz w:val="21"/>
          <w:szCs w:val="21"/>
          <w:lang w:val="en-US" w:eastAsia="zh-CN"/>
        </w:rPr>
        <w:t>路由标签: 0</w:t>
      </w:r>
    </w:p>
    <w:p>
      <w:pPr>
        <w:spacing w:line="360" w:lineRule="auto"/>
        <w:ind w:firstLine="420" w:firstLineChars="200"/>
        <w:rPr>
          <w:rFonts w:hint="default"/>
          <w:sz w:val="21"/>
          <w:szCs w:val="21"/>
          <w:lang w:val="en-US" w:eastAsia="zh-CN"/>
        </w:rPr>
      </w:pPr>
      <w:r>
        <w:rPr>
          <w:rFonts w:hint="default"/>
          <w:sz w:val="21"/>
          <w:szCs w:val="21"/>
          <w:lang w:val="en-US" w:eastAsia="zh-CN"/>
        </w:rPr>
        <w:t>子网掩码: 255.255.255.0</w:t>
      </w:r>
    </w:p>
    <w:p>
      <w:pPr>
        <w:spacing w:line="360" w:lineRule="auto"/>
        <w:ind w:firstLine="420" w:firstLineChars="200"/>
        <w:rPr>
          <w:rFonts w:hint="eastAsia"/>
          <w:b/>
          <w:sz w:val="24"/>
          <w:szCs w:val="28"/>
        </w:rPr>
      </w:pPr>
      <w:r>
        <w:rPr>
          <w:rFonts w:hint="default"/>
          <w:sz w:val="21"/>
          <w:szCs w:val="21"/>
          <w:lang w:val="en-US" w:eastAsia="zh-CN"/>
        </w:rPr>
        <w:t>下一跳: 0.0.0.0</w:t>
      </w:r>
    </w:p>
    <w:p>
      <w:pPr>
        <w:spacing w:line="360" w:lineRule="auto"/>
        <w:rPr>
          <w:ins w:id="46" w:author="李晓" w:date="2023-12-13T20:12:43Z"/>
          <w:b/>
          <w:sz w:val="24"/>
          <w:szCs w:val="28"/>
        </w:rPr>
      </w:pPr>
      <w:ins w:id="47" w:author="李晓" w:date="2023-12-13T20:12:43Z">
        <w:r>
          <w:rPr>
            <w:rFonts w:hint="eastAsia"/>
            <w:b/>
            <w:sz w:val="24"/>
            <w:szCs w:val="28"/>
          </w:rPr>
          <w:t>实验结果与分析：</w:t>
        </w:r>
      </w:ins>
    </w:p>
    <w:p>
      <w:pPr>
        <w:spacing w:line="360" w:lineRule="auto"/>
        <w:ind w:firstLine="420" w:firstLineChars="200"/>
        <w:rPr>
          <w:ins w:id="48" w:author="李晓" w:date="2023-12-13T20:12:43Z"/>
          <w:rFonts w:hint="default"/>
          <w:sz w:val="21"/>
          <w:szCs w:val="21"/>
          <w:lang w:val="en-US" w:eastAsia="zh-CN"/>
        </w:rPr>
      </w:pPr>
      <w:r>
        <w:rPr>
          <w:rFonts w:hint="eastAsia"/>
          <w:sz w:val="21"/>
          <w:szCs w:val="21"/>
          <w:lang w:val="en-US" w:eastAsia="zh-CN"/>
        </w:rPr>
        <w:t>在这个环节，将针对实验指导书中的部分思考问题进行回答。</w:t>
      </w:r>
    </w:p>
    <w:p>
      <w:pPr>
        <w:spacing w:line="360" w:lineRule="auto"/>
        <w:rPr>
          <w:rFonts w:hint="default"/>
          <w:b/>
          <w:bCs/>
          <w:sz w:val="21"/>
          <w:szCs w:val="21"/>
          <w:lang w:val="en-US" w:eastAsia="zh-CN"/>
        </w:rPr>
      </w:pPr>
      <w:r>
        <w:rPr>
          <w:rFonts w:hint="eastAsia"/>
          <w:b/>
          <w:bCs/>
          <w:sz w:val="21"/>
          <w:szCs w:val="21"/>
          <w:lang w:val="en-US" w:eastAsia="zh-CN"/>
        </w:rPr>
        <w:t>（1）水平分割、毒性逆转、触发更新分别是什么意思？</w:t>
      </w:r>
    </w:p>
    <w:p>
      <w:pPr>
        <w:spacing w:line="360" w:lineRule="auto"/>
        <w:ind w:firstLine="420" w:firstLineChars="200"/>
        <w:rPr>
          <w:rFonts w:hint="default"/>
          <w:sz w:val="21"/>
          <w:szCs w:val="21"/>
          <w:lang w:val="en-US" w:eastAsia="zh-CN"/>
        </w:rPr>
      </w:pPr>
      <w:r>
        <w:rPr>
          <w:rFonts w:hint="eastAsia"/>
          <w:sz w:val="21"/>
          <w:szCs w:val="21"/>
          <w:lang w:val="en-US" w:eastAsia="zh-CN"/>
        </w:rPr>
        <w:t>水平分割、毒性逆转和触发更新都是为了防止路由环路产生的方法。</w:t>
      </w:r>
    </w:p>
    <w:p>
      <w:pPr>
        <w:spacing w:line="360" w:lineRule="auto"/>
        <w:ind w:firstLine="420" w:firstLineChars="200"/>
        <w:rPr>
          <w:rFonts w:hint="default"/>
          <w:sz w:val="21"/>
          <w:szCs w:val="21"/>
          <w:lang w:val="en-US" w:eastAsia="zh-CN"/>
        </w:rPr>
      </w:pPr>
      <w:r>
        <w:rPr>
          <w:rFonts w:hint="eastAsia"/>
          <w:sz w:val="21"/>
          <w:szCs w:val="21"/>
          <w:lang w:val="en-US" w:eastAsia="zh-CN"/>
        </w:rPr>
        <w:t>A、水平分割：由于路由器可能收到它自己发送的路由信息，而这种信息是无用的。因此路由器在路由信息传送过程中，不再把路由信息发送到接收到此路由信息的接口上，从而在一定程度上避免了环路的产生。</w:t>
      </w:r>
    </w:p>
    <w:p>
      <w:pPr>
        <w:spacing w:line="360" w:lineRule="auto"/>
        <w:ind w:firstLine="420" w:firstLineChars="200"/>
        <w:rPr>
          <w:rFonts w:hint="default"/>
          <w:sz w:val="21"/>
          <w:szCs w:val="21"/>
          <w:lang w:val="en-US" w:eastAsia="zh-CN"/>
        </w:rPr>
      </w:pPr>
      <w:r>
        <w:rPr>
          <w:rFonts w:hint="eastAsia"/>
          <w:sz w:val="21"/>
          <w:szCs w:val="21"/>
          <w:lang w:val="en-US" w:eastAsia="zh-CN"/>
        </w:rPr>
        <w:t>B、毒性逆转：毒性逆转是一种改进的水平分割，</w:t>
      </w:r>
      <w:r>
        <w:rPr>
          <w:rFonts w:hint="default"/>
          <w:sz w:val="21"/>
          <w:szCs w:val="21"/>
          <w:lang w:val="en-US" w:eastAsia="zh-CN"/>
        </w:rPr>
        <w:t>路由器从某个接口上接收到某个网段的路由信息之后，并不是不往回发送信息了，而是发送，只不过是将这个网段的跳数设为无限大，再发送出去。收到此种的路由信息后，接收方路由器会立刻抛弃该路由，而不是等待其老化时间到。这样可以加速路由的收敛。</w:t>
      </w:r>
    </w:p>
    <w:p>
      <w:pPr>
        <w:spacing w:line="360" w:lineRule="auto"/>
        <w:ind w:firstLine="420" w:firstLineChars="200"/>
        <w:rPr>
          <w:b/>
          <w:sz w:val="24"/>
          <w:szCs w:val="28"/>
        </w:rPr>
      </w:pPr>
      <w:r>
        <w:rPr>
          <w:rFonts w:hint="eastAsia"/>
          <w:sz w:val="21"/>
          <w:szCs w:val="21"/>
          <w:lang w:val="en-US" w:eastAsia="zh-CN"/>
        </w:rPr>
        <w:t>C、若网络中没有变化，则按通常的30秒间隔发送更新信息。但若有变化，路由器就立即发送其新的路由表，这个过程叫做触发更新。</w:t>
      </w:r>
    </w:p>
    <w:p>
      <w:pPr>
        <w:spacing w:line="360" w:lineRule="auto"/>
        <w:rPr>
          <w:rFonts w:hint="default"/>
          <w:b/>
          <w:bCs/>
          <w:sz w:val="21"/>
          <w:szCs w:val="21"/>
          <w:lang w:val="en-US" w:eastAsia="zh-CN"/>
        </w:rPr>
      </w:pPr>
      <w:r>
        <w:rPr>
          <w:rFonts w:hint="eastAsia"/>
          <w:b/>
          <w:bCs/>
          <w:sz w:val="21"/>
          <w:szCs w:val="21"/>
          <w:lang w:val="en-US" w:eastAsia="zh-CN"/>
        </w:rPr>
        <w:t>（2）RIPv2与RIPv1相比，在哪些方面做了改进？</w:t>
      </w:r>
    </w:p>
    <w:p>
      <w:pPr>
        <w:spacing w:line="360" w:lineRule="auto"/>
        <w:ind w:firstLine="420" w:firstLineChars="200"/>
        <w:rPr>
          <w:rFonts w:hint="default"/>
          <w:sz w:val="21"/>
          <w:szCs w:val="21"/>
          <w:lang w:val="en-US" w:eastAsia="zh-CN"/>
        </w:rPr>
      </w:pPr>
      <w:r>
        <w:rPr>
          <w:rFonts w:hint="eastAsia"/>
          <w:sz w:val="21"/>
          <w:szCs w:val="21"/>
          <w:lang w:val="en-US" w:eastAsia="zh-CN"/>
        </w:rPr>
        <w:t>RIPv2与RIPv1相比的改进主要是为了适应更加复杂的网络环境和提高路由协议的性能。</w:t>
      </w:r>
    </w:p>
    <w:p>
      <w:pPr>
        <w:spacing w:line="360" w:lineRule="auto"/>
        <w:ind w:firstLine="420" w:firstLineChars="200"/>
        <w:rPr>
          <w:rFonts w:hint="eastAsia"/>
          <w:sz w:val="21"/>
          <w:szCs w:val="21"/>
          <w:lang w:val="en-US" w:eastAsia="zh-CN"/>
        </w:rPr>
      </w:pPr>
      <w:r>
        <w:rPr>
          <w:rFonts w:hint="eastAsia"/>
          <w:sz w:val="21"/>
          <w:szCs w:val="21"/>
          <w:lang w:val="en-US" w:eastAsia="zh-CN"/>
        </w:rPr>
        <w:t>A、支持无类别域间路由（CIDR）：RIPv2支持CIDR，这使得更有效地利用IP地址空间成为可能。CIDR允许网络管理员使用不同长度的子网掩码，而不仅仅是类似于RIPv1的固定子网掩码。</w:t>
      </w:r>
    </w:p>
    <w:p>
      <w:pPr>
        <w:spacing w:line="360" w:lineRule="auto"/>
        <w:ind w:firstLine="420" w:firstLineChars="200"/>
        <w:rPr>
          <w:rFonts w:hint="eastAsia"/>
          <w:sz w:val="21"/>
          <w:szCs w:val="21"/>
          <w:lang w:val="en-US" w:eastAsia="zh-CN"/>
        </w:rPr>
      </w:pPr>
      <w:r>
        <w:rPr>
          <w:rFonts w:hint="eastAsia"/>
          <w:sz w:val="21"/>
          <w:szCs w:val="21"/>
          <w:lang w:val="en-US" w:eastAsia="zh-CN"/>
        </w:rPr>
        <w:t>B、支持VLSM：RIPv2允许使用不同的子网掩码长度，以实现更灵活的网络设计。这允许在同一网络上使用不同大小的子网。</w:t>
      </w:r>
    </w:p>
    <w:p>
      <w:pPr>
        <w:spacing w:line="360" w:lineRule="auto"/>
        <w:ind w:firstLine="420" w:firstLineChars="200"/>
        <w:rPr>
          <w:rFonts w:hint="eastAsia"/>
          <w:sz w:val="21"/>
          <w:szCs w:val="21"/>
          <w:lang w:val="en-US" w:eastAsia="zh-CN"/>
        </w:rPr>
      </w:pPr>
      <w:r>
        <w:rPr>
          <w:rFonts w:hint="eastAsia"/>
          <w:sz w:val="21"/>
          <w:szCs w:val="21"/>
          <w:lang w:val="en-US" w:eastAsia="zh-CN"/>
        </w:rPr>
        <w:t>C、支持路由认证：RIPv2引入了对路由更新的认证机制，通过认证可以确保接收到的路由信息是可信的。这有助于防范路由欺骗和其他安全问题。</w:t>
      </w:r>
    </w:p>
    <w:p>
      <w:pPr>
        <w:spacing w:line="360" w:lineRule="auto"/>
        <w:ind w:firstLine="420" w:firstLineChars="200"/>
        <w:rPr>
          <w:rFonts w:hint="eastAsia"/>
          <w:sz w:val="21"/>
          <w:szCs w:val="21"/>
          <w:lang w:val="en-US" w:eastAsia="zh-CN"/>
        </w:rPr>
      </w:pPr>
      <w:r>
        <w:rPr>
          <w:rFonts w:hint="eastAsia"/>
          <w:sz w:val="21"/>
          <w:szCs w:val="21"/>
          <w:lang w:val="en-US" w:eastAsia="zh-CN"/>
        </w:rPr>
        <w:t>D、支持多播：RIPv2可以使用多播地址来发送路由更新，而不是像RIPv1那样使用广播。这提高了网络的可扩展性和效率，特别是在大型网络中。</w:t>
      </w:r>
    </w:p>
    <w:p>
      <w:pPr>
        <w:spacing w:line="360" w:lineRule="auto"/>
        <w:ind w:firstLine="420" w:firstLineChars="200"/>
        <w:rPr>
          <w:rFonts w:hint="eastAsia"/>
          <w:sz w:val="21"/>
          <w:szCs w:val="21"/>
          <w:lang w:val="en-US" w:eastAsia="zh-CN"/>
        </w:rPr>
      </w:pPr>
      <w:r>
        <w:rPr>
          <w:rFonts w:hint="eastAsia"/>
          <w:sz w:val="21"/>
          <w:szCs w:val="21"/>
          <w:lang w:val="en-US" w:eastAsia="zh-CN"/>
        </w:rPr>
        <w:t>E、支持下一跳地址：RIPv2可以在路由更新中包含下一跳地址信息，这有助于避免在网络中产生死循环，并提高路由选择的准确性。</w:t>
      </w:r>
    </w:p>
    <w:p>
      <w:pPr>
        <w:spacing w:line="360" w:lineRule="auto"/>
        <w:ind w:firstLine="420" w:firstLineChars="200"/>
        <w:rPr>
          <w:b/>
          <w:sz w:val="24"/>
          <w:szCs w:val="28"/>
        </w:rPr>
      </w:pPr>
      <w:r>
        <w:rPr>
          <w:rFonts w:hint="eastAsia"/>
          <w:sz w:val="21"/>
          <w:szCs w:val="21"/>
          <w:lang w:val="en-US" w:eastAsia="zh-CN"/>
        </w:rPr>
        <w:t>F、支持分割广播域：RIPv2支持将网络分割成不同的广播域，这有助于减少广播风暴的潜在影响。</w:t>
      </w:r>
    </w:p>
    <w:p>
      <w:pPr>
        <w:spacing w:line="360" w:lineRule="auto"/>
        <w:rPr>
          <w:rFonts w:hint="default"/>
          <w:b/>
          <w:bCs/>
          <w:sz w:val="21"/>
          <w:szCs w:val="21"/>
          <w:lang w:val="en-US" w:eastAsia="zh-CN"/>
        </w:rPr>
      </w:pPr>
      <w:r>
        <w:rPr>
          <w:rFonts w:hint="eastAsia"/>
          <w:b/>
          <w:bCs/>
          <w:sz w:val="21"/>
          <w:szCs w:val="21"/>
          <w:lang w:val="en-US" w:eastAsia="zh-CN"/>
        </w:rPr>
        <w:t>（3）RIPv2采用什么报文通告信息，端口号是多少？分析抓取到的RIPv2的通告信息，叙述路由器R2的路由表的建立过程。</w:t>
      </w:r>
    </w:p>
    <w:p>
      <w:pPr>
        <w:spacing w:line="360" w:lineRule="auto"/>
        <w:ind w:firstLine="420" w:firstLineChars="200"/>
        <w:rPr>
          <w:rFonts w:hint="eastAsia"/>
          <w:sz w:val="21"/>
          <w:szCs w:val="21"/>
          <w:lang w:val="en-US" w:eastAsia="zh-CN"/>
        </w:rPr>
      </w:pPr>
      <w:r>
        <w:rPr>
          <w:rFonts w:hint="eastAsia"/>
          <w:sz w:val="21"/>
          <w:szCs w:val="21"/>
          <w:lang w:val="en-US" w:eastAsia="zh-CN"/>
        </w:rPr>
        <w:t>根据报文分析，RIPv2使用UDP协议进行路由信息的通告，UDP端口号为520。</w:t>
      </w:r>
    </w:p>
    <w:p>
      <w:pPr>
        <w:spacing w:line="360" w:lineRule="auto"/>
        <w:rPr>
          <w:rFonts w:hint="eastAsia"/>
          <w:b/>
          <w:bCs/>
          <w:sz w:val="21"/>
          <w:szCs w:val="21"/>
          <w:lang w:val="en-US" w:eastAsia="zh-CN"/>
        </w:rPr>
      </w:pPr>
      <w:r>
        <w:rPr>
          <w:rFonts w:hint="eastAsia"/>
          <w:b/>
          <w:bCs/>
          <w:sz w:val="21"/>
          <w:szCs w:val="21"/>
          <w:lang w:val="en-US" w:eastAsia="zh-CN"/>
        </w:rPr>
        <w:t>UDP头部信息:</w:t>
      </w:r>
    </w:p>
    <w:p>
      <w:pPr>
        <w:spacing w:line="360" w:lineRule="auto"/>
        <w:ind w:firstLine="420" w:firstLineChars="200"/>
        <w:rPr>
          <w:rFonts w:hint="eastAsia"/>
          <w:sz w:val="21"/>
          <w:szCs w:val="21"/>
          <w:lang w:val="en-US" w:eastAsia="zh-CN"/>
        </w:rPr>
      </w:pPr>
      <w:r>
        <w:rPr>
          <w:rFonts w:hint="eastAsia"/>
          <w:sz w:val="21"/>
          <w:szCs w:val="21"/>
          <w:lang w:val="en-US" w:eastAsia="zh-CN"/>
        </w:rPr>
        <w:t>源端口（Source Port）: 520</w:t>
      </w:r>
    </w:p>
    <w:p>
      <w:pPr>
        <w:spacing w:line="360" w:lineRule="auto"/>
        <w:ind w:firstLine="420" w:firstLineChars="200"/>
        <w:rPr>
          <w:rFonts w:hint="eastAsia"/>
          <w:sz w:val="21"/>
          <w:szCs w:val="21"/>
          <w:lang w:val="en-US" w:eastAsia="zh-CN"/>
        </w:rPr>
      </w:pPr>
      <w:r>
        <w:rPr>
          <w:rFonts w:hint="eastAsia"/>
          <w:sz w:val="21"/>
          <w:szCs w:val="21"/>
          <w:lang w:val="en-US" w:eastAsia="zh-CN"/>
        </w:rPr>
        <w:t>目标端口（Destination Port）: 520</w:t>
      </w:r>
    </w:p>
    <w:p>
      <w:pPr>
        <w:spacing w:line="360" w:lineRule="auto"/>
        <w:ind w:firstLine="420" w:firstLineChars="200"/>
        <w:rPr>
          <w:rFonts w:hint="eastAsia"/>
          <w:b/>
          <w:sz w:val="24"/>
          <w:szCs w:val="28"/>
        </w:rPr>
      </w:pPr>
      <w:r>
        <w:rPr>
          <w:rFonts w:hint="eastAsia"/>
          <w:sz w:val="21"/>
          <w:szCs w:val="21"/>
          <w:lang w:val="en-US" w:eastAsia="zh-CN"/>
        </w:rPr>
        <w:t>这表明RIPv2的通告信息通过UDP的520端口进行传输。通过抓取到的RIPv2通告信息来叙述路由器R2的路由表建立过程：</w:t>
      </w:r>
    </w:p>
    <w:p>
      <w:pPr>
        <w:spacing w:line="360" w:lineRule="auto"/>
        <w:rPr>
          <w:rFonts w:hint="eastAsia"/>
          <w:b/>
          <w:sz w:val="24"/>
          <w:szCs w:val="28"/>
        </w:rPr>
      </w:pPr>
      <w:r>
        <w:rPr>
          <w:rFonts w:hint="eastAsia"/>
          <w:b/>
          <w:bCs/>
          <w:sz w:val="21"/>
          <w:szCs w:val="21"/>
          <w:lang w:val="en-US" w:eastAsia="zh-CN"/>
        </w:rPr>
        <w:t>报文中的RIPv2信息:</w:t>
      </w:r>
    </w:p>
    <w:p>
      <w:pPr>
        <w:spacing w:line="360" w:lineRule="auto"/>
        <w:ind w:firstLine="420" w:firstLineChars="200"/>
        <w:rPr>
          <w:rFonts w:hint="eastAsia"/>
          <w:sz w:val="21"/>
          <w:szCs w:val="21"/>
          <w:lang w:val="en-US" w:eastAsia="zh-CN"/>
        </w:rPr>
      </w:pPr>
      <w:r>
        <w:rPr>
          <w:rFonts w:hint="eastAsia"/>
          <w:sz w:val="21"/>
          <w:szCs w:val="21"/>
          <w:lang w:val="en-US" w:eastAsia="zh-CN"/>
        </w:rPr>
        <w:t>命令（Command）: Response (2)</w:t>
      </w:r>
    </w:p>
    <w:p>
      <w:pPr>
        <w:spacing w:line="360" w:lineRule="auto"/>
        <w:ind w:firstLine="420" w:firstLineChars="200"/>
        <w:rPr>
          <w:rFonts w:hint="eastAsia"/>
          <w:sz w:val="21"/>
          <w:szCs w:val="21"/>
          <w:lang w:val="en-US" w:eastAsia="zh-CN"/>
        </w:rPr>
      </w:pPr>
      <w:r>
        <w:rPr>
          <w:rFonts w:hint="eastAsia"/>
          <w:sz w:val="21"/>
          <w:szCs w:val="21"/>
          <w:lang w:val="en-US" w:eastAsia="zh-CN"/>
        </w:rPr>
        <w:t>版本（Version）: RIPv2 (2)</w:t>
      </w:r>
    </w:p>
    <w:p>
      <w:pPr>
        <w:spacing w:line="360" w:lineRule="auto"/>
        <w:rPr>
          <w:rFonts w:hint="eastAsia"/>
          <w:b/>
          <w:sz w:val="24"/>
          <w:szCs w:val="28"/>
        </w:rPr>
      </w:pPr>
      <w:r>
        <w:rPr>
          <w:rFonts w:hint="eastAsia"/>
          <w:b/>
          <w:bCs/>
          <w:sz w:val="21"/>
          <w:szCs w:val="21"/>
          <w:lang w:val="en-US" w:eastAsia="zh-CN"/>
        </w:rPr>
        <w:t>路由表项1:</w:t>
      </w:r>
    </w:p>
    <w:p>
      <w:pPr>
        <w:spacing w:line="360" w:lineRule="auto"/>
        <w:ind w:firstLine="420" w:firstLineChars="200"/>
        <w:rPr>
          <w:rFonts w:hint="eastAsia"/>
          <w:sz w:val="21"/>
          <w:szCs w:val="21"/>
          <w:lang w:val="en-US" w:eastAsia="zh-CN"/>
        </w:rPr>
      </w:pPr>
      <w:r>
        <w:rPr>
          <w:rFonts w:hint="eastAsia"/>
          <w:sz w:val="21"/>
          <w:szCs w:val="21"/>
          <w:lang w:val="en-US" w:eastAsia="zh-CN"/>
        </w:rPr>
        <w:t>IP地址（IP Address）: 10.0.0.0，度量（Metric）: 3</w:t>
      </w:r>
    </w:p>
    <w:p>
      <w:pPr>
        <w:spacing w:line="360" w:lineRule="auto"/>
        <w:ind w:firstLine="420" w:firstLineChars="200"/>
        <w:rPr>
          <w:rFonts w:hint="eastAsia"/>
          <w:sz w:val="21"/>
          <w:szCs w:val="21"/>
          <w:lang w:val="en-US" w:eastAsia="zh-CN"/>
        </w:rPr>
      </w:pPr>
      <w:r>
        <w:rPr>
          <w:rFonts w:hint="eastAsia"/>
          <w:sz w:val="21"/>
          <w:szCs w:val="21"/>
          <w:lang w:val="en-US" w:eastAsia="zh-CN"/>
        </w:rPr>
        <w:t>地址族（Address Family）: IP (2)</w:t>
      </w:r>
    </w:p>
    <w:p>
      <w:pPr>
        <w:spacing w:line="360" w:lineRule="auto"/>
        <w:ind w:firstLine="420" w:firstLineChars="200"/>
        <w:rPr>
          <w:rFonts w:hint="eastAsia"/>
          <w:sz w:val="21"/>
          <w:szCs w:val="21"/>
          <w:lang w:val="en-US" w:eastAsia="zh-CN"/>
        </w:rPr>
      </w:pPr>
      <w:r>
        <w:rPr>
          <w:rFonts w:hint="eastAsia"/>
          <w:sz w:val="21"/>
          <w:szCs w:val="21"/>
          <w:lang w:val="en-US" w:eastAsia="zh-CN"/>
        </w:rPr>
        <w:t>路由标签（Route Tag）: 0</w:t>
      </w:r>
    </w:p>
    <w:p>
      <w:pPr>
        <w:spacing w:line="360" w:lineRule="auto"/>
        <w:ind w:firstLine="420" w:firstLineChars="200"/>
        <w:rPr>
          <w:rFonts w:hint="eastAsia"/>
          <w:sz w:val="21"/>
          <w:szCs w:val="21"/>
          <w:lang w:val="en-US" w:eastAsia="zh-CN"/>
        </w:rPr>
      </w:pPr>
      <w:r>
        <w:rPr>
          <w:rFonts w:hint="eastAsia"/>
          <w:sz w:val="21"/>
          <w:szCs w:val="21"/>
          <w:lang w:val="en-US" w:eastAsia="zh-CN"/>
        </w:rPr>
        <w:t>子网掩码（Netmask）: 255.0.0.0</w:t>
      </w:r>
    </w:p>
    <w:p>
      <w:pPr>
        <w:spacing w:line="360" w:lineRule="auto"/>
        <w:ind w:firstLine="420" w:firstLineChars="200"/>
        <w:rPr>
          <w:rFonts w:hint="eastAsia"/>
          <w:sz w:val="21"/>
          <w:szCs w:val="21"/>
          <w:lang w:val="en-US" w:eastAsia="zh-CN"/>
        </w:rPr>
      </w:pPr>
      <w:r>
        <w:rPr>
          <w:rFonts w:hint="eastAsia"/>
          <w:sz w:val="21"/>
          <w:szCs w:val="21"/>
          <w:lang w:val="en-US" w:eastAsia="zh-CN"/>
        </w:rPr>
        <w:t>下一跳（Next Hop）: 0.0.0.0</w:t>
      </w:r>
    </w:p>
    <w:p>
      <w:pPr>
        <w:spacing w:line="360" w:lineRule="auto"/>
        <w:rPr>
          <w:rFonts w:hint="eastAsia"/>
          <w:b/>
          <w:sz w:val="24"/>
          <w:szCs w:val="28"/>
        </w:rPr>
      </w:pPr>
      <w:r>
        <w:rPr>
          <w:rFonts w:hint="eastAsia"/>
          <w:b/>
          <w:bCs/>
          <w:sz w:val="21"/>
          <w:szCs w:val="21"/>
          <w:lang w:val="en-US" w:eastAsia="zh-CN"/>
        </w:rPr>
        <w:t>路由表项2:</w:t>
      </w:r>
    </w:p>
    <w:p>
      <w:pPr>
        <w:spacing w:line="360" w:lineRule="auto"/>
        <w:ind w:firstLine="420" w:firstLineChars="200"/>
        <w:rPr>
          <w:rFonts w:hint="eastAsia"/>
          <w:sz w:val="21"/>
          <w:szCs w:val="21"/>
          <w:lang w:val="en-US" w:eastAsia="zh-CN"/>
        </w:rPr>
      </w:pPr>
      <w:r>
        <w:rPr>
          <w:rFonts w:hint="eastAsia"/>
          <w:sz w:val="21"/>
          <w:szCs w:val="21"/>
          <w:lang w:val="en-US" w:eastAsia="zh-CN"/>
        </w:rPr>
        <w:t>IP地址: 172.16.1.0，度量: 1</w:t>
      </w:r>
    </w:p>
    <w:p>
      <w:pPr>
        <w:spacing w:line="360" w:lineRule="auto"/>
        <w:ind w:firstLine="420" w:firstLineChars="200"/>
        <w:rPr>
          <w:rFonts w:hint="eastAsia"/>
          <w:sz w:val="21"/>
          <w:szCs w:val="21"/>
          <w:lang w:val="en-US" w:eastAsia="zh-CN"/>
        </w:rPr>
      </w:pPr>
      <w:r>
        <w:rPr>
          <w:rFonts w:hint="eastAsia"/>
          <w:sz w:val="21"/>
          <w:szCs w:val="21"/>
          <w:lang w:val="en-US" w:eastAsia="zh-CN"/>
        </w:rPr>
        <w:t>地址族: IP (2)</w:t>
      </w:r>
    </w:p>
    <w:p>
      <w:pPr>
        <w:spacing w:line="360" w:lineRule="auto"/>
        <w:ind w:firstLine="420" w:firstLineChars="200"/>
        <w:rPr>
          <w:rFonts w:hint="eastAsia"/>
          <w:sz w:val="21"/>
          <w:szCs w:val="21"/>
          <w:lang w:val="en-US" w:eastAsia="zh-CN"/>
        </w:rPr>
      </w:pPr>
      <w:r>
        <w:rPr>
          <w:rFonts w:hint="eastAsia"/>
          <w:sz w:val="21"/>
          <w:szCs w:val="21"/>
          <w:lang w:val="en-US" w:eastAsia="zh-CN"/>
        </w:rPr>
        <w:t>路由标签: 0</w:t>
      </w:r>
    </w:p>
    <w:p>
      <w:pPr>
        <w:spacing w:line="360" w:lineRule="auto"/>
        <w:ind w:firstLine="420" w:firstLineChars="200"/>
        <w:rPr>
          <w:rFonts w:hint="eastAsia"/>
          <w:sz w:val="21"/>
          <w:szCs w:val="21"/>
          <w:lang w:val="en-US" w:eastAsia="zh-CN"/>
        </w:rPr>
      </w:pPr>
      <w:r>
        <w:rPr>
          <w:rFonts w:hint="eastAsia"/>
          <w:sz w:val="21"/>
          <w:szCs w:val="21"/>
          <w:lang w:val="en-US" w:eastAsia="zh-CN"/>
        </w:rPr>
        <w:t>子网掩码: 255.255.255.0</w:t>
      </w:r>
    </w:p>
    <w:p>
      <w:pPr>
        <w:spacing w:line="360" w:lineRule="auto"/>
        <w:ind w:firstLine="420" w:firstLineChars="200"/>
        <w:rPr>
          <w:rFonts w:hint="eastAsia"/>
          <w:sz w:val="21"/>
          <w:szCs w:val="21"/>
          <w:lang w:val="en-US" w:eastAsia="zh-CN"/>
        </w:rPr>
      </w:pPr>
      <w:r>
        <w:rPr>
          <w:rFonts w:hint="eastAsia"/>
          <w:sz w:val="21"/>
          <w:szCs w:val="21"/>
          <w:lang w:val="en-US" w:eastAsia="zh-CN"/>
        </w:rPr>
        <w:t>下一跳: 0.0.0.0</w:t>
      </w:r>
    </w:p>
    <w:p>
      <w:pPr>
        <w:spacing w:line="360" w:lineRule="auto"/>
        <w:rPr>
          <w:rFonts w:hint="eastAsia"/>
          <w:b/>
          <w:sz w:val="24"/>
          <w:szCs w:val="28"/>
        </w:rPr>
      </w:pPr>
      <w:r>
        <w:rPr>
          <w:rFonts w:hint="eastAsia"/>
          <w:b/>
          <w:bCs/>
          <w:sz w:val="21"/>
          <w:szCs w:val="21"/>
          <w:lang w:val="en-US" w:eastAsia="zh-CN"/>
        </w:rPr>
        <w:t>路由表项3:</w:t>
      </w:r>
    </w:p>
    <w:p>
      <w:pPr>
        <w:spacing w:line="360" w:lineRule="auto"/>
        <w:ind w:firstLine="420" w:firstLineChars="200"/>
        <w:rPr>
          <w:rFonts w:hint="eastAsia"/>
          <w:sz w:val="21"/>
          <w:szCs w:val="21"/>
          <w:lang w:val="en-US" w:eastAsia="zh-CN"/>
        </w:rPr>
      </w:pPr>
      <w:r>
        <w:rPr>
          <w:rFonts w:hint="eastAsia"/>
          <w:sz w:val="21"/>
          <w:szCs w:val="21"/>
          <w:lang w:val="en-US" w:eastAsia="zh-CN"/>
        </w:rPr>
        <w:t>IP地址: 172.16.2.0，度量: 2</w:t>
      </w:r>
    </w:p>
    <w:p>
      <w:pPr>
        <w:spacing w:line="360" w:lineRule="auto"/>
        <w:ind w:firstLine="420" w:firstLineChars="200"/>
        <w:rPr>
          <w:rFonts w:hint="eastAsia"/>
          <w:sz w:val="21"/>
          <w:szCs w:val="21"/>
          <w:lang w:val="en-US" w:eastAsia="zh-CN"/>
        </w:rPr>
      </w:pPr>
      <w:r>
        <w:rPr>
          <w:rFonts w:hint="eastAsia"/>
          <w:sz w:val="21"/>
          <w:szCs w:val="21"/>
          <w:lang w:val="en-US" w:eastAsia="zh-CN"/>
        </w:rPr>
        <w:t>地址族: IP (2)</w:t>
      </w:r>
    </w:p>
    <w:p>
      <w:pPr>
        <w:spacing w:line="360" w:lineRule="auto"/>
        <w:ind w:firstLine="420" w:firstLineChars="200"/>
        <w:rPr>
          <w:rFonts w:hint="eastAsia"/>
          <w:sz w:val="21"/>
          <w:szCs w:val="21"/>
          <w:lang w:val="en-US" w:eastAsia="zh-CN"/>
        </w:rPr>
      </w:pPr>
      <w:r>
        <w:rPr>
          <w:rFonts w:hint="eastAsia"/>
          <w:sz w:val="21"/>
          <w:szCs w:val="21"/>
          <w:lang w:val="en-US" w:eastAsia="zh-CN"/>
        </w:rPr>
        <w:t>路由标签: 0</w:t>
      </w:r>
    </w:p>
    <w:p>
      <w:pPr>
        <w:spacing w:line="360" w:lineRule="auto"/>
        <w:ind w:firstLine="420" w:firstLineChars="200"/>
        <w:rPr>
          <w:rFonts w:hint="eastAsia"/>
          <w:sz w:val="21"/>
          <w:szCs w:val="21"/>
          <w:lang w:val="en-US" w:eastAsia="zh-CN"/>
        </w:rPr>
      </w:pPr>
      <w:r>
        <w:rPr>
          <w:rFonts w:hint="eastAsia"/>
          <w:sz w:val="21"/>
          <w:szCs w:val="21"/>
          <w:lang w:val="en-US" w:eastAsia="zh-CN"/>
        </w:rPr>
        <w:t>子网掩码: 255.255.255.0</w:t>
      </w:r>
    </w:p>
    <w:p>
      <w:pPr>
        <w:spacing w:line="360" w:lineRule="auto"/>
        <w:ind w:firstLine="420" w:firstLineChars="200"/>
        <w:rPr>
          <w:rFonts w:hint="eastAsia"/>
          <w:sz w:val="21"/>
          <w:szCs w:val="21"/>
          <w:lang w:val="en-US" w:eastAsia="zh-CN"/>
        </w:rPr>
      </w:pPr>
      <w:r>
        <w:rPr>
          <w:rFonts w:hint="eastAsia"/>
          <w:sz w:val="21"/>
          <w:szCs w:val="21"/>
          <w:lang w:val="en-US" w:eastAsia="zh-CN"/>
        </w:rPr>
        <w:t>下一跳: 0.0.0.0</w:t>
      </w:r>
    </w:p>
    <w:p>
      <w:pPr>
        <w:spacing w:line="360" w:lineRule="auto"/>
        <w:ind w:firstLine="420" w:firstLineChars="200"/>
        <w:rPr>
          <w:rFonts w:hint="eastAsia"/>
          <w:b/>
          <w:sz w:val="24"/>
          <w:szCs w:val="28"/>
        </w:rPr>
      </w:pPr>
      <w:r>
        <w:rPr>
          <w:rFonts w:hint="eastAsia"/>
          <w:sz w:val="21"/>
          <w:szCs w:val="21"/>
          <w:lang w:val="en-US" w:eastAsia="zh-CN"/>
        </w:rPr>
        <w:t>这些信息表示R2路由器收到了一份RIPv2 Response，其中包含了三个路由信息。根据RIPv2的工作原理，当一个路由器收到RIPv2通告时，它会将收到的路由信息添加到自己的路由表中。在这里，R2学到了三个路由，每个路由都包含有关网络地址、子网掩码、度量和下一跳的信息。</w:t>
      </w:r>
    </w:p>
    <w:p>
      <w:pPr>
        <w:spacing w:line="360" w:lineRule="auto"/>
        <w:rPr>
          <w:rFonts w:hint="eastAsia"/>
          <w:b/>
          <w:sz w:val="24"/>
          <w:szCs w:val="28"/>
          <w:lang w:val="en-US" w:eastAsia="zh-CN"/>
        </w:rPr>
      </w:pPr>
      <w:r>
        <w:rPr>
          <w:rFonts w:hint="eastAsia"/>
          <w:b/>
          <w:sz w:val="24"/>
          <w:szCs w:val="28"/>
          <w:lang w:val="en-US" w:eastAsia="zh-CN"/>
        </w:rPr>
        <w:t>附加题目：不禁用校园网卡的情况下，实现PC1 ping通PC2，以及实现PC1 ping通校园网</w:t>
      </w:r>
    </w:p>
    <w:p>
      <w:pPr>
        <w:spacing w:line="360" w:lineRule="auto"/>
        <w:rPr>
          <w:rFonts w:hint="default"/>
          <w:b/>
          <w:bCs/>
          <w:sz w:val="21"/>
          <w:szCs w:val="21"/>
          <w:lang w:val="en-US" w:eastAsia="zh-CN"/>
        </w:rPr>
      </w:pPr>
      <w:r>
        <w:rPr>
          <w:rFonts w:hint="eastAsia"/>
          <w:b/>
          <w:bCs/>
          <w:sz w:val="21"/>
          <w:szCs w:val="21"/>
          <w:lang w:val="en-US" w:eastAsia="zh-CN"/>
        </w:rPr>
        <w:t>A、通过route print查看路由信息</w:t>
      </w:r>
    </w:p>
    <w:p>
      <w:pPr>
        <w:spacing w:line="360" w:lineRule="auto"/>
        <w:jc w:val="center"/>
      </w:pPr>
      <w:r>
        <w:drawing>
          <wp:inline distT="0" distB="0" distL="114300" distR="114300">
            <wp:extent cx="5142230" cy="2726690"/>
            <wp:effectExtent l="0" t="0" r="1270" b="16510"/>
            <wp:docPr id="5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
                    <pic:cNvPicPr>
                      <a:picLocks noChangeAspect="1"/>
                    </pic:cNvPicPr>
                  </pic:nvPicPr>
                  <pic:blipFill>
                    <a:blip r:embed="rId69"/>
                    <a:stretch>
                      <a:fillRect/>
                    </a:stretch>
                  </pic:blipFill>
                  <pic:spPr>
                    <a:xfrm>
                      <a:off x="0" y="0"/>
                      <a:ext cx="5142230" cy="2726690"/>
                    </a:xfrm>
                    <a:prstGeom prst="rect">
                      <a:avLst/>
                    </a:prstGeom>
                    <a:noFill/>
                    <a:ln>
                      <a:noFill/>
                    </a:ln>
                  </pic:spPr>
                </pic:pic>
              </a:graphicData>
            </a:graphic>
          </wp:inline>
        </w:drawing>
      </w:r>
    </w:p>
    <w:p>
      <w:pPr>
        <w:spacing w:line="360" w:lineRule="auto"/>
      </w:pPr>
    </w:p>
    <w:p>
      <w:pPr>
        <w:spacing w:line="360" w:lineRule="auto"/>
        <w:rPr>
          <w:rFonts w:hint="eastAsia"/>
          <w:b/>
          <w:bCs/>
          <w:sz w:val="21"/>
          <w:szCs w:val="21"/>
          <w:lang w:val="en-US" w:eastAsia="zh-CN"/>
        </w:rPr>
      </w:pPr>
      <w:r>
        <w:rPr>
          <w:rFonts w:hint="eastAsia"/>
          <w:b/>
          <w:bCs/>
          <w:sz w:val="21"/>
          <w:szCs w:val="21"/>
          <w:lang w:val="en-US" w:eastAsia="zh-CN"/>
        </w:rPr>
        <w:t>B、通过route add</w:t>
      </w:r>
      <w:bookmarkStart w:id="0" w:name="_GoBack"/>
      <w:bookmarkEnd w:id="0"/>
      <w:r>
        <w:rPr>
          <w:rFonts w:hint="eastAsia"/>
          <w:b/>
          <w:bCs/>
          <w:sz w:val="21"/>
          <w:szCs w:val="21"/>
          <w:lang w:val="en-US" w:eastAsia="zh-CN"/>
        </w:rPr>
        <w:t>添加路由信息</w:t>
      </w:r>
    </w:p>
    <w:p>
      <w:pPr>
        <w:spacing w:line="360" w:lineRule="auto"/>
        <w:jc w:val="center"/>
      </w:pPr>
      <w:r>
        <w:drawing>
          <wp:inline distT="0" distB="0" distL="114300" distR="114300">
            <wp:extent cx="5212080" cy="2411095"/>
            <wp:effectExtent l="0" t="0" r="7620" b="8255"/>
            <wp:docPr id="5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2"/>
                    <pic:cNvPicPr>
                      <a:picLocks noChangeAspect="1"/>
                    </pic:cNvPicPr>
                  </pic:nvPicPr>
                  <pic:blipFill>
                    <a:blip r:embed="rId70"/>
                    <a:stretch>
                      <a:fillRect/>
                    </a:stretch>
                  </pic:blipFill>
                  <pic:spPr>
                    <a:xfrm>
                      <a:off x="0" y="0"/>
                      <a:ext cx="5212080" cy="2411095"/>
                    </a:xfrm>
                    <a:prstGeom prst="rect">
                      <a:avLst/>
                    </a:prstGeom>
                    <a:noFill/>
                    <a:ln>
                      <a:noFill/>
                    </a:ln>
                  </pic:spPr>
                </pic:pic>
              </a:graphicData>
            </a:graphic>
          </wp:inline>
        </w:drawing>
      </w:r>
    </w:p>
    <w:p>
      <w:pPr>
        <w:spacing w:line="360" w:lineRule="auto"/>
        <w:rPr>
          <w:rFonts w:hint="default"/>
          <w:b/>
          <w:bCs/>
          <w:sz w:val="21"/>
          <w:szCs w:val="21"/>
          <w:lang w:val="en-US" w:eastAsia="zh-CN"/>
        </w:rPr>
      </w:pPr>
      <w:r>
        <w:rPr>
          <w:rFonts w:hint="eastAsia"/>
          <w:b/>
          <w:bCs/>
          <w:sz w:val="21"/>
          <w:szCs w:val="21"/>
          <w:lang w:val="en-US" w:eastAsia="zh-CN"/>
        </w:rPr>
        <w:t>C、不禁用校园网卡PC1 Ping PC2</w:t>
      </w:r>
    </w:p>
    <w:p>
      <w:pPr>
        <w:spacing w:line="360" w:lineRule="auto"/>
      </w:pPr>
      <w:r>
        <w:drawing>
          <wp:inline distT="0" distB="0" distL="114300" distR="114300">
            <wp:extent cx="5266055" cy="2472055"/>
            <wp:effectExtent l="0" t="0" r="10795" b="4445"/>
            <wp:docPr id="5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3"/>
                    <pic:cNvPicPr>
                      <a:picLocks noChangeAspect="1"/>
                    </pic:cNvPicPr>
                  </pic:nvPicPr>
                  <pic:blipFill>
                    <a:blip r:embed="rId71"/>
                    <a:stretch>
                      <a:fillRect/>
                    </a:stretch>
                  </pic:blipFill>
                  <pic:spPr>
                    <a:xfrm>
                      <a:off x="0" y="0"/>
                      <a:ext cx="5266055" cy="2472055"/>
                    </a:xfrm>
                    <a:prstGeom prst="rect">
                      <a:avLst/>
                    </a:prstGeom>
                    <a:noFill/>
                    <a:ln>
                      <a:noFill/>
                    </a:ln>
                  </pic:spPr>
                </pic:pic>
              </a:graphicData>
            </a:graphic>
          </wp:inline>
        </w:drawing>
      </w:r>
    </w:p>
    <w:p>
      <w:pPr>
        <w:spacing w:line="360" w:lineRule="auto"/>
        <w:rPr>
          <w:rFonts w:hint="default"/>
          <w:b/>
          <w:bCs/>
          <w:sz w:val="21"/>
          <w:szCs w:val="21"/>
          <w:lang w:val="en-US" w:eastAsia="zh-CN"/>
        </w:rPr>
      </w:pPr>
      <w:r>
        <w:rPr>
          <w:rFonts w:hint="eastAsia"/>
          <w:b/>
          <w:bCs/>
          <w:sz w:val="21"/>
          <w:szCs w:val="21"/>
          <w:lang w:val="en-US" w:eastAsia="zh-CN"/>
        </w:rPr>
        <w:t>D、不禁用校园网卡PC1 ping校园网</w:t>
      </w:r>
    </w:p>
    <w:p>
      <w:pPr>
        <w:spacing w:line="360" w:lineRule="auto"/>
        <w:jc w:val="center"/>
        <w:rPr>
          <w:rFonts w:hint="default"/>
          <w:sz w:val="24"/>
          <w:szCs w:val="28"/>
          <w:lang w:val="en-US" w:eastAsia="zh-CN"/>
        </w:rPr>
      </w:pPr>
      <w:r>
        <w:drawing>
          <wp:inline distT="0" distB="0" distL="114300" distR="114300">
            <wp:extent cx="5179060" cy="2591435"/>
            <wp:effectExtent l="0" t="0" r="2540" b="18415"/>
            <wp:docPr id="5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4"/>
                    <pic:cNvPicPr>
                      <a:picLocks noChangeAspect="1"/>
                    </pic:cNvPicPr>
                  </pic:nvPicPr>
                  <pic:blipFill>
                    <a:blip r:embed="rId72"/>
                    <a:stretch>
                      <a:fillRect/>
                    </a:stretch>
                  </pic:blipFill>
                  <pic:spPr>
                    <a:xfrm>
                      <a:off x="0" y="0"/>
                      <a:ext cx="5179060" cy="2591435"/>
                    </a:xfrm>
                    <a:prstGeom prst="rect">
                      <a:avLst/>
                    </a:prstGeom>
                    <a:noFill/>
                    <a:ln>
                      <a:noFill/>
                    </a:ln>
                  </pic:spPr>
                </pic:pic>
              </a:graphicData>
            </a:graphic>
          </wp:inline>
        </w:drawing>
      </w: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pP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李晓">
    <w15:presenceInfo w15:providerId="WPS Office" w15:userId="100682344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6"/>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k0OTRkOWI4ZWNlYzExZTM2Y2JjMTgwZDA5MzEyMjQifQ=="/>
    <w:docVar w:name="KSO_WPS_MARK_KEY" w:val="c3a58f86-561e-45fe-a08e-486915ff6cf1"/>
  </w:docVars>
  <w:rsids>
    <w:rsidRoot w:val="006A61E8"/>
    <w:rsid w:val="00056539"/>
    <w:rsid w:val="0007236B"/>
    <w:rsid w:val="002C0649"/>
    <w:rsid w:val="00302014"/>
    <w:rsid w:val="00306421"/>
    <w:rsid w:val="00371AAC"/>
    <w:rsid w:val="003806E6"/>
    <w:rsid w:val="003C11DC"/>
    <w:rsid w:val="00566226"/>
    <w:rsid w:val="005F5453"/>
    <w:rsid w:val="00643616"/>
    <w:rsid w:val="006A61E8"/>
    <w:rsid w:val="006C1E59"/>
    <w:rsid w:val="006E5526"/>
    <w:rsid w:val="007E32BC"/>
    <w:rsid w:val="008772E4"/>
    <w:rsid w:val="008815F2"/>
    <w:rsid w:val="008C7603"/>
    <w:rsid w:val="00926A1B"/>
    <w:rsid w:val="00931FA6"/>
    <w:rsid w:val="00941B64"/>
    <w:rsid w:val="00975373"/>
    <w:rsid w:val="00A3009B"/>
    <w:rsid w:val="00BE4C69"/>
    <w:rsid w:val="00C64E13"/>
    <w:rsid w:val="00CA1A38"/>
    <w:rsid w:val="00D265FB"/>
    <w:rsid w:val="00D44F37"/>
    <w:rsid w:val="00DF62D1"/>
    <w:rsid w:val="00E155C4"/>
    <w:rsid w:val="00E96353"/>
    <w:rsid w:val="00EF58EB"/>
    <w:rsid w:val="00F44011"/>
    <w:rsid w:val="00F64BA1"/>
    <w:rsid w:val="00F7635A"/>
    <w:rsid w:val="00FA460D"/>
    <w:rsid w:val="00FC68F4"/>
    <w:rsid w:val="016F4726"/>
    <w:rsid w:val="01884D60"/>
    <w:rsid w:val="027D0FD6"/>
    <w:rsid w:val="02923DB4"/>
    <w:rsid w:val="03196625"/>
    <w:rsid w:val="03742BAA"/>
    <w:rsid w:val="03774F35"/>
    <w:rsid w:val="04345187"/>
    <w:rsid w:val="04373E0A"/>
    <w:rsid w:val="04EA65CA"/>
    <w:rsid w:val="06E55211"/>
    <w:rsid w:val="07AC5852"/>
    <w:rsid w:val="0A4D33A9"/>
    <w:rsid w:val="0C2549C6"/>
    <w:rsid w:val="0CAB2DC4"/>
    <w:rsid w:val="0DA32043"/>
    <w:rsid w:val="0DC34AA9"/>
    <w:rsid w:val="0ED35F7C"/>
    <w:rsid w:val="0EED2C1D"/>
    <w:rsid w:val="0F466422"/>
    <w:rsid w:val="0F785E25"/>
    <w:rsid w:val="116263B8"/>
    <w:rsid w:val="1217632C"/>
    <w:rsid w:val="13E76865"/>
    <w:rsid w:val="141259D8"/>
    <w:rsid w:val="14D04366"/>
    <w:rsid w:val="16184E6F"/>
    <w:rsid w:val="16237794"/>
    <w:rsid w:val="16D57191"/>
    <w:rsid w:val="17580505"/>
    <w:rsid w:val="180516B5"/>
    <w:rsid w:val="191A0E8B"/>
    <w:rsid w:val="19927F79"/>
    <w:rsid w:val="1BA6544E"/>
    <w:rsid w:val="1BF065AB"/>
    <w:rsid w:val="1C3E30E2"/>
    <w:rsid w:val="1CBA09BB"/>
    <w:rsid w:val="1F270913"/>
    <w:rsid w:val="216B6E8F"/>
    <w:rsid w:val="217A696B"/>
    <w:rsid w:val="219263AA"/>
    <w:rsid w:val="22D476BC"/>
    <w:rsid w:val="248E31CC"/>
    <w:rsid w:val="255D66F7"/>
    <w:rsid w:val="258F477C"/>
    <w:rsid w:val="265B6BA9"/>
    <w:rsid w:val="27BC43A0"/>
    <w:rsid w:val="29DE015E"/>
    <w:rsid w:val="2B6B0545"/>
    <w:rsid w:val="2C0D1C52"/>
    <w:rsid w:val="2C5979C3"/>
    <w:rsid w:val="2CCE2260"/>
    <w:rsid w:val="2CF44D3F"/>
    <w:rsid w:val="2D726D82"/>
    <w:rsid w:val="2DE46318"/>
    <w:rsid w:val="2E2233AD"/>
    <w:rsid w:val="2EC55694"/>
    <w:rsid w:val="2ED22AC1"/>
    <w:rsid w:val="2F3109A4"/>
    <w:rsid w:val="30C419B0"/>
    <w:rsid w:val="315F1963"/>
    <w:rsid w:val="316D2B10"/>
    <w:rsid w:val="335A5584"/>
    <w:rsid w:val="342B1418"/>
    <w:rsid w:val="34CB3DC3"/>
    <w:rsid w:val="353926C2"/>
    <w:rsid w:val="359C7414"/>
    <w:rsid w:val="35E1035F"/>
    <w:rsid w:val="36414394"/>
    <w:rsid w:val="365A67D4"/>
    <w:rsid w:val="366E34EE"/>
    <w:rsid w:val="36D26827"/>
    <w:rsid w:val="36D26A98"/>
    <w:rsid w:val="372D6F71"/>
    <w:rsid w:val="377E111B"/>
    <w:rsid w:val="379954F3"/>
    <w:rsid w:val="397779E0"/>
    <w:rsid w:val="399C171C"/>
    <w:rsid w:val="39AC29AD"/>
    <w:rsid w:val="3AD32BB0"/>
    <w:rsid w:val="3B3418DA"/>
    <w:rsid w:val="3B847FA3"/>
    <w:rsid w:val="3BB379B1"/>
    <w:rsid w:val="3E22046A"/>
    <w:rsid w:val="3FD61700"/>
    <w:rsid w:val="400171B2"/>
    <w:rsid w:val="40B57579"/>
    <w:rsid w:val="412D70FE"/>
    <w:rsid w:val="42B1225C"/>
    <w:rsid w:val="430C2CAA"/>
    <w:rsid w:val="435A510D"/>
    <w:rsid w:val="45DD7C94"/>
    <w:rsid w:val="46FA73EB"/>
    <w:rsid w:val="474223FA"/>
    <w:rsid w:val="488C76D9"/>
    <w:rsid w:val="4A0D3F70"/>
    <w:rsid w:val="4AA004E8"/>
    <w:rsid w:val="4AE65642"/>
    <w:rsid w:val="4C6651F3"/>
    <w:rsid w:val="4CA71112"/>
    <w:rsid w:val="4CD76580"/>
    <w:rsid w:val="4CFF598A"/>
    <w:rsid w:val="4E69320D"/>
    <w:rsid w:val="4E8A5B90"/>
    <w:rsid w:val="507737BD"/>
    <w:rsid w:val="50C94F27"/>
    <w:rsid w:val="531604D5"/>
    <w:rsid w:val="5375695A"/>
    <w:rsid w:val="54A35CBB"/>
    <w:rsid w:val="551412D5"/>
    <w:rsid w:val="553677AC"/>
    <w:rsid w:val="554F7B82"/>
    <w:rsid w:val="55E634C7"/>
    <w:rsid w:val="5733661D"/>
    <w:rsid w:val="58E67D01"/>
    <w:rsid w:val="5992712F"/>
    <w:rsid w:val="5A132B4F"/>
    <w:rsid w:val="5A9113BA"/>
    <w:rsid w:val="5ABF583B"/>
    <w:rsid w:val="5B50075D"/>
    <w:rsid w:val="5B5714EF"/>
    <w:rsid w:val="5B706CF3"/>
    <w:rsid w:val="5BAE4491"/>
    <w:rsid w:val="5C3158FF"/>
    <w:rsid w:val="5C325D7A"/>
    <w:rsid w:val="5CDE28BC"/>
    <w:rsid w:val="5D773C6B"/>
    <w:rsid w:val="5D8F6601"/>
    <w:rsid w:val="5D99435E"/>
    <w:rsid w:val="5E244CC1"/>
    <w:rsid w:val="5EA70098"/>
    <w:rsid w:val="5F0266A5"/>
    <w:rsid w:val="5F392740"/>
    <w:rsid w:val="5F9664EE"/>
    <w:rsid w:val="5FCE4D99"/>
    <w:rsid w:val="600E418B"/>
    <w:rsid w:val="606D0BEE"/>
    <w:rsid w:val="60D66C58"/>
    <w:rsid w:val="61C158B1"/>
    <w:rsid w:val="62C84A81"/>
    <w:rsid w:val="63312F67"/>
    <w:rsid w:val="637D0FD5"/>
    <w:rsid w:val="641E23BC"/>
    <w:rsid w:val="64361EE4"/>
    <w:rsid w:val="64F339AC"/>
    <w:rsid w:val="650B321A"/>
    <w:rsid w:val="65150451"/>
    <w:rsid w:val="65955E23"/>
    <w:rsid w:val="659E2056"/>
    <w:rsid w:val="66430FEE"/>
    <w:rsid w:val="66B90909"/>
    <w:rsid w:val="67551520"/>
    <w:rsid w:val="67BC554A"/>
    <w:rsid w:val="68D221B5"/>
    <w:rsid w:val="693A2724"/>
    <w:rsid w:val="69781B4C"/>
    <w:rsid w:val="6985588B"/>
    <w:rsid w:val="6988649F"/>
    <w:rsid w:val="69F05B63"/>
    <w:rsid w:val="6B125415"/>
    <w:rsid w:val="6B9C6217"/>
    <w:rsid w:val="6BC51ADD"/>
    <w:rsid w:val="6C7452EF"/>
    <w:rsid w:val="6CE236F9"/>
    <w:rsid w:val="6E663ACB"/>
    <w:rsid w:val="70002AE5"/>
    <w:rsid w:val="712C441E"/>
    <w:rsid w:val="715F52D3"/>
    <w:rsid w:val="727B1CCA"/>
    <w:rsid w:val="72A20F01"/>
    <w:rsid w:val="734355CB"/>
    <w:rsid w:val="738C74F8"/>
    <w:rsid w:val="7583581A"/>
    <w:rsid w:val="75C06AC4"/>
    <w:rsid w:val="75E000F2"/>
    <w:rsid w:val="77961E4C"/>
    <w:rsid w:val="77BD0A25"/>
    <w:rsid w:val="78AF4E16"/>
    <w:rsid w:val="793B0D7C"/>
    <w:rsid w:val="79D96CA1"/>
    <w:rsid w:val="7A6361ED"/>
    <w:rsid w:val="7A700797"/>
    <w:rsid w:val="7C047AE7"/>
    <w:rsid w:val="7D1A6864"/>
    <w:rsid w:val="7E4322D7"/>
    <w:rsid w:val="7ED674D6"/>
    <w:rsid w:val="7F1D5A6C"/>
    <w:rsid w:val="7FA72F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8">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2">
    <w:name w:val="Balloon Text"/>
    <w:basedOn w:val="1"/>
    <w:link w:val="15"/>
    <w:semiHidden/>
    <w:unhideWhenUsed/>
    <w:qFormat/>
    <w:uiPriority w:val="99"/>
    <w:rPr>
      <w:sz w:val="18"/>
      <w:szCs w:val="18"/>
    </w:rPr>
  </w:style>
  <w:style w:type="paragraph" w:styleId="3">
    <w:name w:val="footer"/>
    <w:basedOn w:val="1"/>
    <w:link w:val="13"/>
    <w:unhideWhenUsed/>
    <w:qFormat/>
    <w:uiPriority w:val="99"/>
    <w:pPr>
      <w:tabs>
        <w:tab w:val="center" w:pos="4153"/>
        <w:tab w:val="right" w:pos="8306"/>
      </w:tabs>
      <w:snapToGrid w:val="0"/>
      <w:jc w:val="left"/>
    </w:pPr>
    <w:rPr>
      <w:sz w:val="18"/>
      <w:szCs w:val="18"/>
    </w:rPr>
  </w:style>
  <w:style w:type="paragraph" w:styleId="4">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7">
    <w:name w:val="Table Grid"/>
    <w:basedOn w:val="6"/>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qFormat/>
    <w:uiPriority w:val="22"/>
    <w:rPr>
      <w:b/>
    </w:rPr>
  </w:style>
  <w:style w:type="character" w:styleId="10">
    <w:name w:val="FollowedHyperlink"/>
    <w:basedOn w:val="8"/>
    <w:semiHidden/>
    <w:unhideWhenUsed/>
    <w:qFormat/>
    <w:uiPriority w:val="99"/>
    <w:rPr>
      <w:color w:val="800080"/>
      <w:u w:val="single"/>
    </w:rPr>
  </w:style>
  <w:style w:type="character" w:styleId="11">
    <w:name w:val="Hyperlink"/>
    <w:basedOn w:val="8"/>
    <w:semiHidden/>
    <w:unhideWhenUsed/>
    <w:qFormat/>
    <w:uiPriority w:val="99"/>
    <w:rPr>
      <w:color w:val="0000FF"/>
      <w:u w:val="single"/>
    </w:rPr>
  </w:style>
  <w:style w:type="character" w:customStyle="1" w:styleId="12">
    <w:name w:val="页眉 Char"/>
    <w:basedOn w:val="8"/>
    <w:link w:val="4"/>
    <w:qFormat/>
    <w:uiPriority w:val="99"/>
    <w:rPr>
      <w:sz w:val="18"/>
      <w:szCs w:val="18"/>
    </w:rPr>
  </w:style>
  <w:style w:type="character" w:customStyle="1" w:styleId="13">
    <w:name w:val="页脚 Char"/>
    <w:basedOn w:val="8"/>
    <w:link w:val="3"/>
    <w:qFormat/>
    <w:uiPriority w:val="99"/>
    <w:rPr>
      <w:sz w:val="18"/>
      <w:szCs w:val="18"/>
    </w:rPr>
  </w:style>
  <w:style w:type="paragraph" w:customStyle="1" w:styleId="14">
    <w:name w:val="Revision"/>
    <w:hidden/>
    <w:semiHidden/>
    <w:uiPriority w:val="99"/>
    <w:rPr>
      <w:rFonts w:asciiTheme="minorHAnsi" w:hAnsiTheme="minorHAnsi" w:eastAsiaTheme="minorEastAsia" w:cstheme="minorBidi"/>
      <w:kern w:val="2"/>
      <w:sz w:val="21"/>
      <w:szCs w:val="22"/>
      <w:lang w:val="en-US" w:eastAsia="zh-CN" w:bidi="ar-SA"/>
    </w:rPr>
  </w:style>
  <w:style w:type="character" w:customStyle="1" w:styleId="15">
    <w:name w:val="批注框文本 Char"/>
    <w:basedOn w:val="8"/>
    <w:link w:val="2"/>
    <w:semiHidden/>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5" Type="http://schemas.microsoft.com/office/2011/relationships/people" Target="people.xml"/><Relationship Id="rId74" Type="http://schemas.openxmlformats.org/officeDocument/2006/relationships/fontTable" Target="fontTable.xml"/><Relationship Id="rId73" Type="http://schemas.openxmlformats.org/officeDocument/2006/relationships/customXml" Target="../customXml/item1.xml"/><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E061EF-D18B-4EC4-A133-052E36A760E1}">
  <ds:schemaRefs/>
</ds:datastoreItem>
</file>

<file path=docProps/app.xml><?xml version="1.0" encoding="utf-8"?>
<Properties xmlns="http://schemas.openxmlformats.org/officeDocument/2006/extended-properties" xmlns:vt="http://schemas.openxmlformats.org/officeDocument/2006/docPropsVTypes">
  <Template>Normal</Template>
  <Pages>37</Pages>
  <Words>4568</Words>
  <Characters>6176</Characters>
  <Lines>1</Lines>
  <Paragraphs>1</Paragraphs>
  <TotalTime>2</TotalTime>
  <ScaleCrop>false</ScaleCrop>
  <LinksUpToDate>false</LinksUpToDate>
  <CharactersWithSpaces>6395</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2017-05-02T06:31:00Z</dcterms:created>
  <dc:creator>仁霖</dc:creator>
  <cp:lastModifiedBy>李晓</cp:lastModifiedBy>
  <dcterms:modified xsi:type="dcterms:W3CDTF">2023-12-28T11:37:37Z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B868798FB4AB4BB188B47FEDEF04A403_12</vt:lpwstr>
  </property>
</Properties>
</file>