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6" w:space="1"/>
        </w:pBdr>
        <w:spacing w:after="312" w:afterLines="10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科技大学实验报告</w:t>
      </w:r>
    </w:p>
    <w:p>
      <w:pPr>
        <w:pBdr>
          <w:bottom w:val="single" w:color="auto" w:sz="6" w:space="1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>学院：</w:t>
      </w:r>
      <w:ins w:id="0" w:author="李晓" w:date="2023-11-30T14:57:40Z">
        <w:r>
          <w:rPr>
            <w:rFonts w:hint="eastAsia"/>
            <w:szCs w:val="28"/>
            <w:lang w:val="en-US" w:eastAsia="zh-CN"/>
          </w:rPr>
          <w:t>计通学院</w:t>
        </w:r>
      </w:ins>
      <w:r>
        <w:rPr>
          <w:rFonts w:hint="eastAsia"/>
          <w:szCs w:val="28"/>
        </w:rPr>
        <w:t xml:space="preserve">           专业：</w:t>
      </w:r>
      <w:r>
        <w:rPr>
          <w:rFonts w:hint="eastAsia"/>
          <w:szCs w:val="28"/>
          <w:lang w:val="en-US" w:eastAsia="zh-CN"/>
        </w:rPr>
        <w:t>信息安全</w:t>
      </w:r>
      <w:r>
        <w:rPr>
          <w:rFonts w:hint="eastAsia"/>
          <w:szCs w:val="28"/>
        </w:rPr>
        <w:t xml:space="preserve">            </w:t>
      </w:r>
      <w:r>
        <w:rPr>
          <w:rFonts w:hint="eastAsia"/>
          <w:szCs w:val="28"/>
          <w:lang w:val="en-US" w:eastAsia="zh-CN"/>
        </w:rPr>
        <w:t xml:space="preserve"> </w:t>
      </w:r>
      <w:r>
        <w:rPr>
          <w:rFonts w:hint="eastAsia"/>
          <w:szCs w:val="28"/>
        </w:rPr>
        <w:t>班级：</w:t>
      </w:r>
      <w:r>
        <w:rPr>
          <w:rFonts w:hint="eastAsia"/>
          <w:szCs w:val="28"/>
          <w:lang w:val="en-US" w:eastAsia="zh-CN"/>
        </w:rPr>
        <w:t>信安211</w:t>
      </w:r>
      <w:r>
        <w:rPr>
          <w:rFonts w:hint="eastAsia"/>
          <w:szCs w:val="28"/>
        </w:rPr>
        <w:t xml:space="preserve">                   </w:t>
      </w:r>
    </w:p>
    <w:p>
      <w:pPr>
        <w:pBdr>
          <w:bottom w:val="single" w:color="auto" w:sz="4" w:space="1"/>
        </w:pBdr>
        <w:spacing w:before="312" w:beforeLines="100" w:after="312" w:afterLines="100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>姓名：</w:t>
      </w:r>
      <w:r>
        <w:rPr>
          <w:rFonts w:hint="eastAsia"/>
          <w:szCs w:val="28"/>
          <w:lang w:val="en-US" w:eastAsia="zh-CN"/>
        </w:rPr>
        <w:t>李晓坤</w:t>
      </w:r>
      <w:r>
        <w:rPr>
          <w:rFonts w:hint="eastAsia"/>
          <w:szCs w:val="28"/>
        </w:rPr>
        <w:t xml:space="preserve">         </w:t>
      </w:r>
      <w:r>
        <w:rPr>
          <w:szCs w:val="28"/>
        </w:rPr>
        <w:t xml:space="preserve">     </w:t>
      </w:r>
      <w:r>
        <w:rPr>
          <w:rFonts w:hint="eastAsia"/>
          <w:szCs w:val="28"/>
        </w:rPr>
        <w:t>学号：</w:t>
      </w:r>
      <w:r>
        <w:rPr>
          <w:rFonts w:hint="eastAsia"/>
          <w:szCs w:val="28"/>
          <w:lang w:val="en-US" w:eastAsia="zh-CN"/>
        </w:rPr>
        <w:t>U202141863</w:t>
      </w:r>
      <w:r>
        <w:rPr>
          <w:rFonts w:hint="eastAsia"/>
          <w:szCs w:val="28"/>
        </w:rPr>
        <w:t xml:space="preserve">     实验日期：   </w:t>
      </w:r>
      <w:r>
        <w:rPr>
          <w:szCs w:val="28"/>
        </w:rPr>
        <w:t xml:space="preserve"> </w:t>
      </w:r>
      <w:r>
        <w:rPr>
          <w:rFonts w:hint="eastAsia"/>
          <w:szCs w:val="28"/>
          <w:lang w:val="en-US" w:eastAsia="zh-CN"/>
        </w:rPr>
        <w:t>2023</w:t>
      </w:r>
      <w:r>
        <w:rPr>
          <w:szCs w:val="28"/>
        </w:rPr>
        <w:t>年</w:t>
      </w:r>
      <w:r>
        <w:rPr>
          <w:rFonts w:hint="eastAsia"/>
          <w:szCs w:val="28"/>
        </w:rPr>
        <w:t xml:space="preserve">  </w:t>
      </w:r>
      <w:r>
        <w:rPr>
          <w:rFonts w:hint="eastAsia"/>
          <w:szCs w:val="28"/>
          <w:lang w:val="en-US" w:eastAsia="zh-CN"/>
        </w:rPr>
        <w:t>11</w:t>
      </w:r>
      <w:r>
        <w:rPr>
          <w:rFonts w:hint="eastAsia"/>
          <w:szCs w:val="28"/>
        </w:rPr>
        <w:t xml:space="preserve"> 月 </w:t>
      </w:r>
      <w:r>
        <w:rPr>
          <w:rFonts w:hint="eastAsia"/>
          <w:szCs w:val="28"/>
          <w:lang w:val="en-US" w:eastAsia="zh-CN"/>
        </w:rPr>
        <w:t>30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日  </w:t>
      </w:r>
    </w:p>
    <w:p>
      <w:pPr>
        <w:spacing w:before="312" w:beforeLines="100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实验名称：</w:t>
      </w:r>
    </w:p>
    <w:p>
      <w:pPr>
        <w:spacing w:line="360" w:lineRule="auto"/>
        <w:ind w:firstLine="420" w:firstLineChars="200"/>
        <w:rPr>
          <w:rFonts w:hint="default" w:eastAsiaTheme="minorEastAsia"/>
          <w:b/>
          <w:sz w:val="24"/>
          <w:szCs w:val="2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实验一：交换机的基本操作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实验目的：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（1）了解交换机配置的方法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（2）掌握CLI配置环境</w:t>
      </w:r>
    </w:p>
    <w:p>
      <w:pPr>
        <w:spacing w:line="360" w:lineRule="auto"/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（3）掌握交换机的基本配置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另外，受限于报告篇幅，对报告中部分图片进行裁剪，不影响结果展示。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实验仪器：</w:t>
      </w:r>
    </w:p>
    <w:p>
      <w:pPr>
        <w:spacing w:line="360" w:lineRule="auto"/>
        <w:ind w:firstLine="420" w:firstLineChars="200"/>
        <w:rPr>
          <w:sz w:val="24"/>
          <w:szCs w:val="28"/>
        </w:rPr>
      </w:pPr>
      <w:r>
        <w:rPr>
          <w:rFonts w:hint="eastAsia"/>
          <w:sz w:val="21"/>
          <w:szCs w:val="21"/>
          <w:lang w:val="en-US" w:eastAsia="zh-CN"/>
        </w:rPr>
        <w:t>交换机1台、主机1台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实验原理：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交换机工作在数据链路层的网络连接设备，基本功能是在多个计算机或网段之间交换数据。交换机内部的CPU会在每个端口成功连接时，通过将MAC地址和端口对应，形成一张MAC表。交换机在数据链路层进行数据转发时，根据数据包的 MAC地址决定数据转发的端口，而不是简单的向所有的端口进行转发，因此，交换机可用于划分数据链路层广播，即冲突域；但它不能划分网络层广播，即广播域。具体来说，当交换机接收到一个数据帧时，它首先会记录数据帧的源端口和源MAC地址的映射，然后将数据帧的目的MAC地址与系统内部的动态查找表进行比较，并根据比较结果将数据包发送给相应的目的端口。若数据包的目的 MAC 层地址不在查找表中，则将包广播到每个端口。</w:t>
      </w:r>
    </w:p>
    <w:p>
      <w:pPr>
        <w:spacing w:line="360" w:lineRule="auto"/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基于Cisco互连网操作系统对交换机进行配置，以CLI的形式对交换机进行配置和管理。基本网络拓扑结构如下：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2762250" cy="103822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sz w:val="24"/>
          <w:szCs w:val="28"/>
          <w:lang w:eastAsia="zh-CN"/>
        </w:rPr>
      </w:pPr>
      <w:r>
        <w:rPr>
          <w:rFonts w:hint="eastAsia"/>
          <w:b/>
          <w:sz w:val="24"/>
          <w:szCs w:val="28"/>
        </w:rPr>
        <w:t>实验内容与步骤：</w:t>
      </w:r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（一）基本操作部分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（1）查看设备选型并登录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通过实验室的计算机登陆实验平台，看到本小组的设备，其中有路由器、二层交换机、三层交换机。这里我选择12T-S2928-1，即第十二组的第一台二层交换机。</w:t>
      </w:r>
    </w:p>
    <w:p>
      <w:pPr>
        <w:spacing w:line="360" w:lineRule="auto"/>
      </w:pPr>
      <w:r>
        <w:drawing>
          <wp:inline distT="0" distB="0" distL="114300" distR="114300">
            <wp:extent cx="5271135" cy="317373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（2）熟悉交换机的配置模式，登陆进入所选择的交换机，然后开始配置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a、通过enable进入特权模式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b、通过configure terminal进入全局配置模式 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c、通过interface Gigabitethernet 0/5进入交换机f0/5的接口模式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d、通过exit返回上一级操作模式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e、通过end直接退回到特权模式</w:t>
      </w:r>
    </w:p>
    <w:p>
      <w:pPr>
        <w:spacing w:line="360" w:lineRule="auto"/>
        <w:ind w:firstLine="420" w:firstLineChars="200"/>
      </w:pPr>
      <w:r>
        <w:rPr>
          <w:rFonts w:hint="eastAsia"/>
          <w:sz w:val="21"/>
          <w:szCs w:val="21"/>
          <w:lang w:val="en-US" w:eastAsia="zh-CN"/>
        </w:rPr>
        <w:t>本环节主要测试了上述指令，熟悉了交换机的配置模式，部分中间截图如下：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15170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439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（3）命令行快捷指令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a、通过？查看当前模式下所有可执行的命令</w:t>
      </w:r>
    </w:p>
    <w:p>
      <w:pPr>
        <w:spacing w:line="360" w:lineRule="auto"/>
      </w:pPr>
      <w:r>
        <w:drawing>
          <wp:inline distT="0" distB="0" distL="114300" distR="114300">
            <wp:extent cx="5273040" cy="14814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b="4527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b、通过d？查看当前模式下所有d开头的命令</w:t>
      </w:r>
    </w:p>
    <w:p>
      <w:pPr>
        <w:spacing w:line="360" w:lineRule="auto"/>
      </w:pPr>
      <w:r>
        <w:drawing>
          <wp:inline distT="0" distB="0" distL="114300" distR="114300">
            <wp:extent cx="5273040" cy="688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b="745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c、通过命令简写conf ter进入全局配置模式</w:t>
      </w:r>
    </w:p>
    <w:p>
      <w:pPr>
        <w:spacing w:line="360" w:lineRule="auto"/>
      </w:pPr>
      <w:r>
        <w:drawing>
          <wp:inline distT="0" distB="0" distL="114300" distR="114300">
            <wp:extent cx="5273040" cy="2404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b="1116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d、通过conf+TAB补全成configure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039360" cy="2586990"/>
            <wp:effectExtent l="0" t="0" r="889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e、通过hostname+name将设备名称修改为name（需要注意该操作在特权模式下进行），我这里修改为了SW_12_1，表示第十二组的第一个二层交换机。</w:t>
      </w:r>
    </w:p>
    <w:p>
      <w:pPr>
        <w:spacing w:line="360" w:lineRule="auto"/>
      </w:pPr>
      <w:r>
        <w:drawing>
          <wp:inline distT="0" distB="0" distL="114300" distR="114300">
            <wp:extent cx="5273040" cy="13055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t="5177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f、通过show version查看交换机版本信息</w:t>
      </w:r>
    </w:p>
    <w:p>
      <w:pPr>
        <w:spacing w:line="360" w:lineRule="auto"/>
      </w:pPr>
      <w:r>
        <w:drawing>
          <wp:inline distT="0" distB="0" distL="114300" distR="114300">
            <wp:extent cx="5273040" cy="16211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rcRect t="40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g、通过show mac-address-table查看当前交换机的MAC地址表，通过show running-config查看当前生效的配置</w:t>
      </w:r>
    </w:p>
    <w:p>
      <w:pPr>
        <w:spacing w:line="360" w:lineRule="auto"/>
      </w:pPr>
      <w:r>
        <w:drawing>
          <wp:inline distT="0" distB="0" distL="114300" distR="114300">
            <wp:extent cx="5273040" cy="2707005"/>
            <wp:effectExtent l="0" t="0" r="381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（二）组建局域网，查看MAC表的生成过程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在这个过程中，搭建局域网的网络拓扑结构如下所示：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171825" cy="182880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（1）配置“网络时延”网卡地址，采用静态地址，在网络-属性下进行设置，设置完毕后通过cmd命令ipconfig查看。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132965" cy="2420620"/>
            <wp:effectExtent l="0" t="0" r="63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9265" cy="2421890"/>
            <wp:effectExtent l="0" t="0" r="63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rcRect t="23" r="36724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（2）将两台PC与一台交换机相连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a、通过clear mac-address-table命令清除MAC表内容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b、通过show mac-address-table命令查看MAC表为空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（3）PC1 ping PC2</w:t>
      </w:r>
    </w:p>
    <w:p>
      <w:pPr>
        <w:spacing w:line="360" w:lineRule="auto"/>
      </w:pPr>
      <w:r>
        <w:rPr>
          <w:rFonts w:hint="eastAsia"/>
          <w:lang w:val="en-US" w:eastAsia="zh-CN"/>
        </w:rPr>
        <w:t>（4）再次过show mac-address-table命令查看MAC表内容如下：</w:t>
      </w:r>
    </w:p>
    <w:p>
      <w:pPr>
        <w:spacing w:line="360" w:lineRule="auto"/>
      </w:pPr>
      <w:r>
        <w:drawing>
          <wp:inline distT="0" distB="0" distL="114300" distR="114300">
            <wp:extent cx="5273040" cy="17945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rcRect b="3370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PC1 发出的报文，首先到达交换机，交换机从数据帧的源地址学习，完成 F0/1-MAC1 的映射，PC2 回复的报文，到达交换机后，交换机完成 F0/2-MAC2 的映射。在报告后续的总结中会对其进行分析。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（5）Wireshark抓包分析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在wireshark软件下，修改捕获网卡，选择“网络实验”，然后准备进行两次抓包。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092700" cy="252539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sz w:val="21"/>
          <w:szCs w:val="21"/>
          <w:lang w:val="en-US" w:eastAsia="zh-CN"/>
        </w:rPr>
        <w:t>a、第一次抓包时，直接启动抓包，在抓包期间执行PC1 ping PC2的操作，停止抓包得到如下的ICMP报文。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117975" cy="3166110"/>
            <wp:effectExtent l="0" t="0" r="1587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b、在命令行中执行ARP -d命令，开始抓包，</w:t>
      </w:r>
      <w:r>
        <w:rPr>
          <w:rFonts w:hint="eastAsia"/>
          <w:sz w:val="21"/>
          <w:szCs w:val="21"/>
          <w:lang w:val="en-US" w:eastAsia="zh-CN"/>
        </w:rPr>
        <w:t>在抓包期间执行PC1 ping PC2的操作，停止抓包得到如下的ICMP报文。</w:t>
      </w:r>
    </w:p>
    <w:p>
      <w:pPr>
        <w:spacing w:line="360" w:lineRule="auto"/>
        <w:jc w:val="center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618865" cy="2596515"/>
            <wp:effectExtent l="0" t="0" r="63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rcRect t="-185" r="51223" b="33210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114300" distR="114300">
            <wp:extent cx="4118610" cy="3166745"/>
            <wp:effectExtent l="0" t="0" r="1524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实验数据：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本次实验主要熟悉交换机的配置过程、常用命令以及MAC表的形成过程，因此本次实验中得到的实验数据主要是wireshark数据包。受限于报告篇幅，不能够全部展示数据包内容，因此只展示部分截图。在后续的实验数据处理环节，会对数据包进行简要分析。</w:t>
      </w:r>
    </w:p>
    <w:p>
      <w:pPr>
        <w:spacing w:line="360" w:lineRule="auto"/>
        <w:rPr>
          <w:sz w:val="24"/>
          <w:szCs w:val="28"/>
        </w:rPr>
      </w:pPr>
      <w:r>
        <w:drawing>
          <wp:inline distT="0" distB="0" distL="114300" distR="114300">
            <wp:extent cx="5264785" cy="3117850"/>
            <wp:effectExtent l="0" t="0" r="12065" b="635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  <w:szCs w:val="28"/>
        </w:rPr>
      </w:pPr>
      <w:r>
        <w:drawing>
          <wp:inline distT="0" distB="0" distL="114300" distR="114300">
            <wp:extent cx="5270500" cy="3753485"/>
            <wp:effectExtent l="0" t="0" r="6350" b="1841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实验数据处理：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在这个环节，将对所捕获的某个数据包的关键内容进行简要分析。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>Frame 12: 74 bytes on wire (592 bits), 74 bytes captured (592 bits) on interface 0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Interface id: 0 (\Device\NPF_{7319E03A-9492-46B1-AFA7-B0A0EAAFB72B})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    Interface name: \Device\NPF_{7319E03A-9492-46B1-AFA7-B0A0EAAFB72B}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Encapsulation type: Ethernet (1)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Arrival Time: Nov 30, 2023 17:04:26.271453000 中国标准时间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[Time shift for this packet: 0.000000000 seconds]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Epoch Time: 1701335066.271453000 seconds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[Time delta from previous captured frame: 0.000104000 seconds]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[Time delta from previous displayed frame: 0.000104000 seconds]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[Time since reference or first frame: 6.421635000 seconds]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Frame Number: 12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Frame Length: 74 bytes (592 bits)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Capture Length: 74 bytes (592 bits)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[Frame is marked: False]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[Frame is ignored: False]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[Protocols in frame: eth:ethertype:ip:icmp:data]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[Coloring Rule Name: ICMP]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[Coloring Rule String: icmp || icmpv6]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>Ethernet II, Src: 04:f9:f8:8c:ef:08 (04:f9:f8:8c:ef:08), Dst: 04:f9:f8:8c:f2:75 (04:f9:f8:8c:f2:75)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Destination: 04:f9:f8:8c:f2:75 (04:f9:f8:8c:f2:75)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Source: 04:f9:f8:8c:ef:08 (04:f9:f8:8c:ef:08)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    Address: 04:f9:f8:8c:ef:08 (04:f9:f8:8c:ef:08)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    .... ..0. .... .... .... .... = LG bit: Globally unique address (factory default)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    .... ...0 .... .... .... .... = IG bit: Individual address (unicast)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Type: IPv4 (0x0800)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>Internet Protocol Version 4, Src: 192.168.1.11, Dst: 192.168.1.22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0100 .... = Version: 4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.... 0101 = Header Length: 20 bytes (5)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Differentiated Services Field: 0x00 (DSCP: CS0, ECN: Not-ECT)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Total Length: 60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Identification: 0x3a0d (14861)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Flags: 0x0000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Fragment offset: 0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Time to live: 128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Protocol: ICMP (1)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Header checksum: 0x7d42 [validation disabled]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[Header checksum status: Unverified]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Source: 192.168.1.11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Destination: 192.168.1.22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>Internet Control Message Protocol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Type: 0 (Echo (ping) reply)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Code: 0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Checksum: 0x554e [correct]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[Checksum Status: Good]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Identifier (BE): 1 (0x0001)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Identifier (LE): 256 (0x0100)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Sequence number (BE): 13 (0x000d)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Sequence number (LE): 3328 (0x0d00)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[Request frame: 11]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[Response time: 0.104 ms]</w:t>
            </w:r>
          </w:p>
          <w:p>
            <w:pPr>
              <w:spacing w:line="240" w:lineRule="auto"/>
              <w:rPr>
                <w:rFonts w:hint="default" w:asciiTheme="minorAscii" w:hAnsiTheme="minorAscii"/>
                <w:sz w:val="18"/>
                <w:szCs w:val="18"/>
                <w:vertAlign w:val="baseline"/>
              </w:rPr>
            </w:pPr>
            <w:r>
              <w:rPr>
                <w:rFonts w:hint="default" w:asciiTheme="minorAscii" w:hAnsiTheme="minorAscii"/>
                <w:sz w:val="18"/>
                <w:szCs w:val="18"/>
                <w:vertAlign w:val="baseline"/>
              </w:rPr>
              <w:t xml:space="preserve">    Data (32 bytes)</w:t>
            </w:r>
          </w:p>
        </w:tc>
      </w:tr>
    </w:tbl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这个Wireshark捕获的数据包是一个ICMP的回显应答。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Ethernet II帧头：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源MAC地址：04:f9:f8:8c:ef:08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目标MAC地址：04:f9:f8:8c:f2:75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以太网类型：IPv4 (0x0800)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IPv4头部：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源IP地址：192.168.1.11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目标IP地址：192.168.1.22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协议类型：ICMP (1)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ICMP协议：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类型：0（回显应答）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代码：0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校验和：0x554e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标识符：1（0x0001）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序列号：13（0x000d）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数据：32字节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时间信息：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抵达时间：Nov 30, 2023 17:04:26.271453000 中国标准时间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捕获到达时间：1701335066.271453000 秒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帧长度：74字节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捕获长度：74字节</w:t>
      </w:r>
    </w:p>
    <w:p>
      <w:pPr>
        <w:spacing w:line="360" w:lineRule="auto"/>
        <w:ind w:firstLine="420" w:firstLineChars="200"/>
        <w:rPr>
          <w:sz w:val="24"/>
          <w:szCs w:val="28"/>
        </w:rPr>
      </w:pPr>
      <w:r>
        <w:rPr>
          <w:rFonts w:hint="eastAsia"/>
          <w:lang w:val="en-US" w:eastAsia="zh-CN"/>
        </w:rPr>
        <w:t>捕获接口：\Device\NPF_{7319E03A-9492-46B1-AFA7-B0A0EAAFB72B}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实验结果与分析：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在这个环节，对实验指导书中的总结与分析进行回答。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给出交换机MAC地址表的截图，交换机MAC地址表是如何建立的？</w:t>
      </w:r>
    </w:p>
    <w:p>
      <w:pPr>
        <w:spacing w:line="360" w:lineRule="auto"/>
      </w:pPr>
      <w:r>
        <w:drawing>
          <wp:inline distT="0" distB="0" distL="114300" distR="114300">
            <wp:extent cx="5273040" cy="1794510"/>
            <wp:effectExtent l="0" t="0" r="3810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rcRect b="3370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交换机接收到一个帧时，它会查看帧中的源MAC地址，并记录该地址与接收到该帧的端口的对应关系。如果这个源MAC地址已经存在于MAC地址表中，交换机会更新该条目的时间戳。如果该源MAC地址不在表中，交换机会添加一个新的表项。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交换机接收到一个帧时，它会查看目标MAC地址，并在MAC地址表中查找对应的条目。如果找到了，交换机就知道了要将帧发送到哪个端口。如果在表中找不到目标MAC地址的对应条目，交换机会将帧广播到所有端口（除了接收到该帧的端口之外），以确保目标设备能够收到。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使用wireshark软件抓包，抓取一组ICMP请求和应答的报文，完成下表。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使用之前的操作中抓取到的报文进行该问题的解答，具体分析过程在数据处理环节已经进行。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580"/>
        <w:gridCol w:w="872"/>
        <w:gridCol w:w="977"/>
        <w:gridCol w:w="906"/>
        <w:gridCol w:w="849"/>
        <w:gridCol w:w="976"/>
        <w:gridCol w:w="3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80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请求报文序号</w:t>
            </w:r>
          </w:p>
        </w:tc>
        <w:tc>
          <w:tcPr>
            <w:tcW w:w="872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源MAC</w:t>
            </w:r>
          </w:p>
        </w:tc>
        <w:tc>
          <w:tcPr>
            <w:tcW w:w="977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目的MAC</w:t>
            </w:r>
          </w:p>
        </w:tc>
        <w:tc>
          <w:tcPr>
            <w:tcW w:w="906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源IP</w:t>
            </w:r>
          </w:p>
        </w:tc>
        <w:tc>
          <w:tcPr>
            <w:tcW w:w="849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目的IP</w:t>
            </w:r>
          </w:p>
        </w:tc>
        <w:tc>
          <w:tcPr>
            <w:tcW w:w="976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Type</w:t>
            </w:r>
          </w:p>
        </w:tc>
        <w:tc>
          <w:tcPr>
            <w:tcW w:w="3362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80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11</w:t>
            </w:r>
          </w:p>
        </w:tc>
        <w:tc>
          <w:tcPr>
            <w:tcW w:w="872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  <w:t>04:f9:f8:8c:f2:75</w:t>
            </w:r>
          </w:p>
        </w:tc>
        <w:tc>
          <w:tcPr>
            <w:tcW w:w="977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  <w:t>04:f9:f8:8c:ef:08</w:t>
            </w:r>
          </w:p>
        </w:tc>
        <w:tc>
          <w:tcPr>
            <w:tcW w:w="906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  <w:t>192.168.1.22</w:t>
            </w:r>
          </w:p>
        </w:tc>
        <w:tc>
          <w:tcPr>
            <w:tcW w:w="84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  <w:t>192.168.1.11</w:t>
            </w:r>
          </w:p>
        </w:tc>
        <w:tc>
          <w:tcPr>
            <w:tcW w:w="976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  <w:t>IPv4 (0x0800)</w:t>
            </w:r>
          </w:p>
        </w:tc>
        <w:tc>
          <w:tcPr>
            <w:tcW w:w="3362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  <w:t>Echo (ping) request (Type: 8, Code: 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80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回答报文序号</w:t>
            </w:r>
          </w:p>
        </w:tc>
        <w:tc>
          <w:tcPr>
            <w:tcW w:w="872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源MAC</w:t>
            </w:r>
          </w:p>
        </w:tc>
        <w:tc>
          <w:tcPr>
            <w:tcW w:w="977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目的MAC</w:t>
            </w:r>
          </w:p>
        </w:tc>
        <w:tc>
          <w:tcPr>
            <w:tcW w:w="906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源IP</w:t>
            </w:r>
          </w:p>
        </w:tc>
        <w:tc>
          <w:tcPr>
            <w:tcW w:w="849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目的IP</w:t>
            </w:r>
          </w:p>
        </w:tc>
        <w:tc>
          <w:tcPr>
            <w:tcW w:w="976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Type</w:t>
            </w:r>
          </w:p>
        </w:tc>
        <w:tc>
          <w:tcPr>
            <w:tcW w:w="3362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80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12</w:t>
            </w:r>
          </w:p>
        </w:tc>
        <w:tc>
          <w:tcPr>
            <w:tcW w:w="872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  <w:t>04:f9:f8:8c:ef:08</w:t>
            </w:r>
          </w:p>
        </w:tc>
        <w:tc>
          <w:tcPr>
            <w:tcW w:w="977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  <w:t>04:f9:f8:8c:f2:75</w:t>
            </w:r>
          </w:p>
        </w:tc>
        <w:tc>
          <w:tcPr>
            <w:tcW w:w="906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  <w:t>192.168.1.11</w:t>
            </w:r>
          </w:p>
        </w:tc>
        <w:tc>
          <w:tcPr>
            <w:tcW w:w="84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  <w:t>192.168.1.22</w:t>
            </w:r>
          </w:p>
        </w:tc>
        <w:tc>
          <w:tcPr>
            <w:tcW w:w="976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  <w:t>IPv4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  <w:t>(0x0800)</w:t>
            </w:r>
          </w:p>
        </w:tc>
        <w:tc>
          <w:tcPr>
            <w:tcW w:w="3362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374151"/>
                <w:spacing w:val="0"/>
                <w:sz w:val="18"/>
                <w:szCs w:val="18"/>
              </w:rPr>
              <w:t>Echo (ping) reply (Type: 0, Code: 0)</w:t>
            </w:r>
          </w:p>
        </w:tc>
      </w:tr>
    </w:tbl>
    <w:p>
      <w:pPr>
        <w:spacing w:line="360" w:lineRule="auto"/>
        <w:rPr>
          <w:rFonts w:hint="default" w:eastAsiaTheme="minorEastAsia"/>
          <w:sz w:val="24"/>
          <w:szCs w:val="28"/>
          <w:lang w:val="en-US" w:eastAsia="zh-CN"/>
        </w:rPr>
      </w:pPr>
    </w:p>
    <w:p>
      <w:pPr>
        <w:spacing w:line="360" w:lineRule="auto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（3）对通过arp -d命令后的ping命令住区的ARP数据包进行分析。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a、展开第一条ARP请求报文，截图显示链路层和ARP协议详细信息</w:t>
      </w:r>
    </w:p>
    <w:p>
      <w:pPr>
        <w:spacing w:line="360" w:lineRule="auto"/>
        <w:rPr>
          <w:rFonts w:hint="default" w:eastAsiaTheme="minor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2880" cy="2912745"/>
            <wp:effectExtent l="0" t="0" r="13970" b="190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目的MAC是ff:ff:ff:ff:ff:ff ，说明arp请求是广播帧；源MAC地址是Hangzhou_ea:30:48 (58:6a:b1:ea:30:48) ，说明是设备Hangzhou_ea:30:48 (58:6a:b1:ea:30:48) 发出的ARP请求。ARP请求帧询问IP地址为192.168.0.233 对应的MAC地址。</w:t>
      </w:r>
    </w:p>
    <w:p>
      <w:pPr>
        <w:spacing w:line="360" w:lineRule="auto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lang w:val="en-US" w:eastAsia="zh-CN"/>
        </w:rPr>
        <w:t>b、展开第二条ARP应答报文，截图显示链路层和ARP协议详细信息</w:t>
      </w:r>
    </w:p>
    <w:p>
      <w:pPr>
        <w:spacing w:line="360" w:lineRule="auto"/>
        <w:rPr>
          <w:rFonts w:hint="default" w:eastAsiaTheme="minor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2880" cy="2912745"/>
            <wp:effectExtent l="0" t="0" r="13970" b="190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lang w:val="en-US" w:eastAsia="zh-CN"/>
        </w:rPr>
        <w:t>源MAC地址是Hangzhou_ea:2e:50 (58:6a:b1:ea:2e:50)，说明是设备Hangzhou_ea:2e:50 (58:6a:b1:ea:2e:50) 发出的arp应答。目的地址是ff:ff:ff:ff:ff:ff 说明arp应答是广播 帧， arp请求的IP地址为192.168.0.233 所对应的MAC地址为Hangzhou_ea:30:48 (58:6a:b1:ea:30:48) 。</w:t>
      </w:r>
    </w:p>
    <w:p>
      <w:pPr>
        <w:pBdr>
          <w:bottom w:val="single" w:color="auto" w:sz="6" w:space="1"/>
        </w:pBdr>
        <w:spacing w:after="312" w:afterLines="10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科技大学实验报告</w:t>
      </w:r>
    </w:p>
    <w:p>
      <w:pPr>
        <w:pBdr>
          <w:bottom w:val="single" w:color="auto" w:sz="6" w:space="1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>学院：</w:t>
      </w:r>
      <w:r>
        <w:rPr>
          <w:rFonts w:hint="eastAsia"/>
          <w:szCs w:val="28"/>
          <w:lang w:val="en-US" w:eastAsia="zh-CN"/>
        </w:rPr>
        <w:t>计通学院</w:t>
      </w:r>
      <w:r>
        <w:rPr>
          <w:rFonts w:hint="eastAsia"/>
          <w:szCs w:val="28"/>
        </w:rPr>
        <w:t xml:space="preserve">           专业：</w:t>
      </w:r>
      <w:r>
        <w:rPr>
          <w:rFonts w:hint="eastAsia"/>
          <w:szCs w:val="28"/>
          <w:lang w:val="en-US" w:eastAsia="zh-CN"/>
        </w:rPr>
        <w:t>信息安全</w:t>
      </w:r>
      <w:r>
        <w:rPr>
          <w:rFonts w:hint="eastAsia"/>
          <w:szCs w:val="28"/>
        </w:rPr>
        <w:t xml:space="preserve">             班级：</w:t>
      </w:r>
      <w:r>
        <w:rPr>
          <w:rFonts w:hint="eastAsia"/>
          <w:szCs w:val="28"/>
          <w:lang w:val="en-US" w:eastAsia="zh-CN"/>
        </w:rPr>
        <w:t>信安211</w:t>
      </w:r>
      <w:r>
        <w:rPr>
          <w:rFonts w:hint="eastAsia"/>
          <w:szCs w:val="28"/>
        </w:rPr>
        <w:t xml:space="preserve">                   </w:t>
      </w:r>
    </w:p>
    <w:p>
      <w:pPr>
        <w:pBdr>
          <w:bottom w:val="single" w:color="auto" w:sz="4" w:space="1"/>
        </w:pBdr>
        <w:spacing w:before="312" w:beforeLines="100" w:after="312" w:afterLines="100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>姓名：</w:t>
      </w:r>
      <w:r>
        <w:rPr>
          <w:rFonts w:hint="eastAsia"/>
          <w:szCs w:val="28"/>
          <w:lang w:val="en-US" w:eastAsia="zh-CN"/>
        </w:rPr>
        <w:t>李晓坤</w:t>
      </w:r>
      <w:r>
        <w:rPr>
          <w:rFonts w:hint="eastAsia"/>
          <w:szCs w:val="28"/>
        </w:rPr>
        <w:t xml:space="preserve">         </w:t>
      </w:r>
      <w:r>
        <w:rPr>
          <w:szCs w:val="28"/>
        </w:rPr>
        <w:t xml:space="preserve">    </w:t>
      </w:r>
      <w:r>
        <w:rPr>
          <w:rFonts w:hint="eastAsia"/>
          <w:szCs w:val="28"/>
          <w:lang w:val="en-US" w:eastAsia="zh-CN"/>
        </w:rPr>
        <w:t xml:space="preserve"> </w:t>
      </w:r>
      <w:r>
        <w:rPr>
          <w:rFonts w:hint="eastAsia"/>
          <w:szCs w:val="28"/>
        </w:rPr>
        <w:t>学号：</w:t>
      </w:r>
      <w:r>
        <w:rPr>
          <w:rFonts w:hint="eastAsia"/>
          <w:szCs w:val="28"/>
          <w:lang w:val="en-US" w:eastAsia="zh-CN"/>
        </w:rPr>
        <w:t>U202141863</w:t>
      </w:r>
      <w:r>
        <w:rPr>
          <w:rFonts w:hint="eastAsia"/>
          <w:szCs w:val="28"/>
        </w:rPr>
        <w:t xml:space="preserve">         实验日期： </w:t>
      </w:r>
      <w:r>
        <w:rPr>
          <w:rFonts w:hint="eastAsia"/>
          <w:szCs w:val="28"/>
          <w:lang w:val="en-US" w:eastAsia="zh-CN"/>
        </w:rPr>
        <w:t>2023</w:t>
      </w:r>
      <w:r>
        <w:rPr>
          <w:szCs w:val="28"/>
        </w:rPr>
        <w:t xml:space="preserve"> 年</w:t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  <w:lang w:val="en-US" w:eastAsia="zh-CN"/>
        </w:rPr>
        <w:t>11</w:t>
      </w:r>
      <w:r>
        <w:rPr>
          <w:rFonts w:hint="eastAsia"/>
          <w:szCs w:val="28"/>
        </w:rPr>
        <w:t xml:space="preserve"> 月</w:t>
      </w:r>
      <w:r>
        <w:rPr>
          <w:rFonts w:hint="eastAsia"/>
          <w:szCs w:val="28"/>
          <w:lang w:val="en-US" w:eastAsia="zh-CN"/>
        </w:rPr>
        <w:t>30</w:t>
      </w:r>
      <w:r>
        <w:rPr>
          <w:rFonts w:hint="eastAsia"/>
          <w:szCs w:val="28"/>
        </w:rPr>
        <w:t xml:space="preserve"> 日  </w:t>
      </w:r>
    </w:p>
    <w:p>
      <w:pPr>
        <w:spacing w:before="312" w:beforeLines="100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实验名称：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实验二：广播风暴与生成树</w:t>
      </w:r>
    </w:p>
    <w:p>
      <w:pPr>
        <w:spacing w:line="360" w:lineRule="auto"/>
        <w:rPr>
          <w:rFonts w:hint="eastAsia"/>
          <w:b/>
          <w:sz w:val="24"/>
          <w:szCs w:val="28"/>
          <w:lang w:eastAsia="zh-CN"/>
        </w:rPr>
      </w:pPr>
      <w:r>
        <w:rPr>
          <w:rFonts w:hint="eastAsia"/>
          <w:b/>
          <w:sz w:val="24"/>
          <w:szCs w:val="28"/>
        </w:rPr>
        <w:t>实验目的：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（1）了解广播风暴产生的原因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（2）掌握交换机生成树的配置方法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（3）理解根交换机和根端口选举规则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实验仪器：</w:t>
      </w:r>
    </w:p>
    <w:p>
      <w:pPr>
        <w:spacing w:line="360" w:lineRule="auto"/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交换机1台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主机2台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实验原理：</w:t>
      </w:r>
    </w:p>
    <w:p>
      <w:pPr>
        <w:spacing w:line="360" w:lineRule="auto"/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为了提高网络的可靠性和健壮性，通常设置冗余链路，即备份链路。当主链路出现故障时，备份链路自动启动，避免网络发生单点故障。但这也带来一个问题，就是在二层网络中产生了环路，数据帧会在网络中循环，占用带宽资源，从而形成广播风暴，最终导致链路中断。</w:t>
      </w:r>
    </w:p>
    <w:p>
      <w:pPr>
        <w:spacing w:line="360" w:lineRule="auto"/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生成树协议在网络中提供冗余链路并解决交换网络中的环路问题。常使用SPA生成树算法，在网络中生成没有环路的树形网络。该算法将交换网络冗余的备份链路逻辑上断开，当主链路出现故障时，自动切换到备份链路上，保证数据正常转发。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生成树协议常见的版本有STP、RSTP、MSTP。其中，STP收敛时间长，RSTP在STP上增加了替换端口和备份端口，分别作为根端口和指定端口的冗余端口，从而实现快速收敛。</w:t>
      </w:r>
    </w:p>
    <w:p>
      <w:pPr>
        <w:spacing w:line="360" w:lineRule="auto"/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本实验用到的网络拓扑结构如下：</w:t>
      </w:r>
    </w:p>
    <w:p>
      <w:pPr>
        <w:spacing w:line="360" w:lineRule="auto"/>
        <w:jc w:val="center"/>
        <w:rPr>
          <w:rFonts w:hint="default"/>
          <w:b/>
          <w:sz w:val="24"/>
          <w:szCs w:val="28"/>
          <w:lang w:val="en-US" w:eastAsia="zh-CN"/>
        </w:rPr>
      </w:pPr>
      <w:r>
        <w:drawing>
          <wp:inline distT="0" distB="0" distL="114300" distR="114300">
            <wp:extent cx="3905250" cy="1118870"/>
            <wp:effectExtent l="0" t="0" r="0" b="508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实验内容与步骤：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（1）配置两台交换机的主机名、管理IP地址和Trunk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该环节主要通过特权模式下的hostname、interface等命令进行设置。主要是将两台交换机分别重命名为L2-SW、L3-SW；ip地址设置为192.168.1.2、192.168.1.1；子网掩码设置为255.255.255.0；端口模式设置为Trunk。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（2）接线，交换机之间将G0/1- F0/1相连，二层交换机将G0/5与PC1机相连，三层交换机将F0/5与PC2机相连；G0/2- F0/2稍后再连接。具体的连接方式与前文的网络拓扑结构相同。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（3）不启用生成树协议，PC1 ping PC2，能够连通。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1"/>
          <w:szCs w:val="21"/>
          <w:lang w:val="en-US" w:eastAsia="zh-CN"/>
        </w:rPr>
        <w:t>（4）此时，启用备份链路，一段时间后观察到请求超时，产生广播风暴现象。</w:t>
      </w:r>
    </w:p>
    <w:p>
      <w:pPr>
        <w:spacing w:line="360" w:lineRule="auto"/>
      </w:pPr>
      <w:r>
        <w:drawing>
          <wp:inline distT="0" distB="0" distL="114300" distR="114300">
            <wp:extent cx="5268595" cy="2753360"/>
            <wp:effectExtent l="0" t="0" r="825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（5）接下来通过spanning-tree和spanning-tree mode rstp命令启用生成树协议并修改生成树协议类型为RSTP。</w:t>
      </w:r>
    </w:p>
    <w:p>
      <w:pPr>
        <w:spacing w:line="360" w:lineRule="auto"/>
      </w:pPr>
      <w:r>
        <w:drawing>
          <wp:inline distT="0" distB="0" distL="114300" distR="114300">
            <wp:extent cx="5267325" cy="9874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rcRect b="710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（6）一段时间后观察到链路由中断变为连通。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268595" cy="2599055"/>
            <wp:effectExtent l="0" t="0" r="825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sz w:val="21"/>
          <w:szCs w:val="21"/>
          <w:lang w:val="en-US" w:eastAsia="zh-CN"/>
        </w:rPr>
        <w:t>（7）通过show spanning-tree 命令查看两台交换机上的生成树工作状态，记录此时的priority字段。</w:t>
      </w:r>
    </w:p>
    <w:p>
      <w:pPr>
        <w:spacing w:line="360" w:lineRule="auto"/>
      </w:pPr>
      <w:r>
        <w:drawing>
          <wp:inline distT="0" distB="0" distL="114300" distR="114300">
            <wp:extent cx="5273675" cy="3439160"/>
            <wp:effectExtent l="0" t="0" r="3175" b="889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可以看到两台交换机已经正常启用RSTP协议，两台交换机的桥优先级都是32768，然后比较MAC地址，L2_5869.6c8b.5d16&lt;L3_5869.6c8b.5d20，由于 MAC 地址较小，L2-SW被选举为根桥，L3_SW在自己的生成树设置根桥为L2-SW。两台交换机上计算路径成本的方法都是长整型。</w:t>
      </w:r>
    </w:p>
    <w:p>
      <w:pPr>
        <w:spacing w:line="360" w:lineRule="auto"/>
        <w:ind w:firstLine="420" w:firstLineChars="200"/>
        <w:rPr>
          <w:rFonts w:hint="eastAsia"/>
          <w:lang w:eastAsia="zh-CN"/>
        </w:rPr>
      </w:pPr>
      <w:r>
        <w:rPr>
          <w:rFonts w:hint="eastAsia"/>
          <w:sz w:val="21"/>
          <w:szCs w:val="21"/>
          <w:lang w:val="en-US" w:eastAsia="zh-CN"/>
        </w:rPr>
        <w:t>根桥选定后，其他交换机都成为非根桥，每台交换机需要选举一条到根桥的根路径，相应的端口就是根端口，若有多条路径到达根桥，比较各条路径累加的开销 COST，带宽大的链路开销值低，累加值 COST 最低得路径是根路径。L3-SW上Fa0/1和Fa0/2都与根桥相连，路径开销也相同，端口号Fa0/1比Fa0/2小，Fa0/1被选为根端口。所有根端口都为指定端口，参与数据的转发，Fa0/2端口为非指定端口，将被阻塞，无法装法数据。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（8）指定三层交换机为根网桥，指定二层交换机的 Gi0/2 端口为根端口。</w:t>
      </w:r>
    </w:p>
    <w:p>
      <w:pPr>
        <w:spacing w:line="360" w:lineRule="auto"/>
        <w:ind w:firstLine="420" w:firstLineChars="200"/>
      </w:pPr>
      <w:r>
        <w:rPr>
          <w:rFonts w:hint="eastAsia"/>
          <w:sz w:val="21"/>
          <w:szCs w:val="21"/>
          <w:lang w:val="en-US" w:eastAsia="zh-CN"/>
        </w:rPr>
        <w:t>这一操作主要通过命令spanning-tree priority xxxx进行设置优先级，设置完毕后通过命令show spanning-tree进行查看。</w:t>
      </w:r>
    </w:p>
    <w:p>
      <w:pPr>
        <w:spacing w:line="360" w:lineRule="auto"/>
      </w:pPr>
      <w:r>
        <w:drawing>
          <wp:inline distT="0" distB="0" distL="114300" distR="114300">
            <wp:extent cx="5273040" cy="2707005"/>
            <wp:effectExtent l="0" t="0" r="3810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641090"/>
            <wp:effectExtent l="0" t="0" r="5715" b="16510"/>
            <wp:docPr id="32" name="图片 32" descr="17015870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01587010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（9）验证配置，在三层交换机 L3-SW上长时间的ping二层交换机L2-SW，其间断开L2-SW上的根端口Gi0/2，这时观察替换端口能够在多长时间内成为转发端口。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该操作主要通过例如ping 192.168.1.2 ntimes 1000进行。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325" cy="2642870"/>
            <wp:effectExtent l="0" t="0" r="9525" b="5080"/>
            <wp:docPr id="33" name="图片 33" descr="17015871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01587193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5420" cy="3636010"/>
            <wp:effectExtent l="0" t="0" r="1143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从中可以看到替换端口变成转发端口的过程中，丢失了7个 ping 包，中断时间小于60ms。</w:t>
      </w:r>
    </w:p>
    <w:p>
      <w:pPr>
        <w:spacing w:line="360" w:lineRule="auto"/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当网络主链路发生故障时，网络拓扑结构会发生变化，处于阻塞状态的端口，通过 BPDU报文侦听了解到这一变化，端口状态立刻从阻塞转变到学习状态，完成 MAC地址表的建立后，端口转变为转发状态。一个端口从禁用到转发大约需要50 秒，用于生成树协议了解整个网络的拓扑结构。</w:t>
      </w: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实验数据：</w:t>
      </w:r>
    </w:p>
    <w:p>
      <w:pPr>
        <w:spacing w:line="360" w:lineRule="auto"/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该实验为验证性实验，已将中间过程以图片的形式进行记录，具体见前述的报告内容。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实验数据处理：</w:t>
      </w:r>
    </w:p>
    <w:p>
      <w:pPr>
        <w:spacing w:line="360" w:lineRule="auto"/>
        <w:ind w:firstLine="420" w:firstLineChars="200"/>
        <w:rPr>
          <w:sz w:val="24"/>
          <w:szCs w:val="28"/>
        </w:rPr>
      </w:pPr>
      <w:r>
        <w:rPr>
          <w:rFonts w:hint="eastAsia"/>
          <w:sz w:val="21"/>
          <w:szCs w:val="21"/>
          <w:lang w:val="en-US" w:eastAsia="zh-CN"/>
        </w:rPr>
        <w:t>由于实验数据均为图片，无需处理，在实验过程中已将其进行分析。</w:t>
      </w: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实验结果与分析：</w:t>
      </w:r>
    </w:p>
    <w:p>
      <w:pPr>
        <w:spacing w:line="36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该环节解释实验指导书中的思考问题部分。</w:t>
      </w:r>
    </w:p>
    <w:p>
      <w:pPr>
        <w:spacing w:line="360" w:lineRule="auto"/>
        <w:rPr>
          <w:rFonts w:hint="eastAsia"/>
          <w:sz w:val="24"/>
          <w:szCs w:val="28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（1）广播风暴产生的原因是什么？它有什么危害？</w:t>
      </w:r>
    </w:p>
    <w:p>
      <w:pPr>
        <w:spacing w:line="360" w:lineRule="auto"/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广播风暴是网络中发生广播消息传播过度，导致网络中的设备被不必要的广播消息淹没的现象。产生广播风暴的主要原因包括：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a、网络环路：当网络中存在环路时，广播消息可能在网络中无限循环，导致广播风暴。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b、网络设备故障：某个网络设备故障可能导致它不正确地转发广播消息，使得广播消息在网络中无限传播。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c、网络设计不当：不良的网络设计或配置错误可能导致广播消息无法正确处理，从而引发广播风暴。</w:t>
      </w:r>
    </w:p>
    <w:p>
      <w:pPr>
        <w:spacing w:line="360" w:lineRule="auto"/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广播风暴可能导致以下危害：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a、网络拥塞：大量不必要的广播消息会占用网络带宽，导致网络拥塞，影响正常的数据传输。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b、性能下降：广播风暴会导致网络设备过度负荷，使其性能下降，影响正常的网络通信。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c、服务不可用：在极端情况下，广播风暴可能导致网络服务不可用，使网络中的设备无法正常通信。</w:t>
      </w:r>
    </w:p>
    <w:p>
      <w:pPr>
        <w:spacing w:line="360" w:lineRule="auto"/>
        <w:rPr>
          <w:sz w:val="24"/>
          <w:szCs w:val="28"/>
        </w:rPr>
      </w:pPr>
      <w:r>
        <w:rPr>
          <w:rFonts w:hint="eastAsia"/>
          <w:sz w:val="21"/>
          <w:szCs w:val="21"/>
          <w:lang w:val="en-US" w:eastAsia="zh-CN"/>
        </w:rPr>
        <w:t>d、网络不稳定：广播风暴可能导致网络不稳定，影响用户正常的网络体验。</w:t>
      </w:r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（2）根交换机也称为根桥，它的选举规则是什么？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a、</w:t>
      </w:r>
      <w:r>
        <w:rPr>
          <w:rFonts w:hint="default"/>
          <w:sz w:val="21"/>
          <w:szCs w:val="21"/>
          <w:lang w:val="en-US" w:eastAsia="zh-CN"/>
        </w:rPr>
        <w:t>Bridge ID比较：每个交换机都有一个唯一的Bridge ID，由优先级和MAC地址组成。生成树协议中，Bridge ID越小，优先级越高。交换机会比较所有相邻交换机的Bridge ID，选择具有最小Bridge ID的交换机作为根交换机。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b、</w:t>
      </w:r>
      <w:r>
        <w:rPr>
          <w:rFonts w:hint="default"/>
          <w:sz w:val="21"/>
          <w:szCs w:val="21"/>
          <w:lang w:val="en-US" w:eastAsia="zh-CN"/>
        </w:rPr>
        <w:t>优先级比较：如果有多个交换机具有相同的最小Bridge ID，那么将比较它们的优先级。交换机的优先级是一个16位的值，默认值为32768。优先级越低，优先级越高。</w:t>
      </w:r>
    </w:p>
    <w:p>
      <w:pPr>
        <w:spacing w:line="360" w:lineRule="auto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c、</w:t>
      </w:r>
      <w:r>
        <w:rPr>
          <w:rFonts w:hint="default"/>
          <w:sz w:val="21"/>
          <w:szCs w:val="21"/>
          <w:lang w:val="en-US" w:eastAsia="zh-CN"/>
        </w:rPr>
        <w:t>MAC地址比较：如果两个交换机具有相同的Bridge ID和优先级，那么将比较它们的MAC地址。MAC地址越小，优先级越高。</w:t>
      </w:r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（3）非根交换机，怎样选举根端口？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a、根路径成本比较：非根交换机的每个端口都会计算到根交换机的路径成本。路径成本是从该端口到根交换机的总带宽代价。端口选择具有最低路径成本的路径作为根端口。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b、根路径成本相同的情况下，比较桥优先级：如果存在多个端口具有相同的最低路径成本，那么将比较相邻交换机的桥优先级。桥优先级越低的交换机将优先选择为根端口。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c、桥优先级相同的情况下，比较本地端口优先级：如果相邻交换机的桥优先级相同，那么将比较本地端口的优先级。本地端口优先级越低的端口将被选择为根端口。</w:t>
      </w:r>
    </w:p>
    <w:p>
      <w:p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d、端口号比较：如果以上都相同，将比较端口号。端口号越小的端口将被选择为根端口。</w:t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李晓">
    <w15:presenceInfo w15:providerId="WPS Office" w15:userId="1006823443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diOWY5MTRlZTkyODM2NTY2NGViYTRhZmZmY2RmNDIifQ=="/>
  </w:docVars>
  <w:rsids>
    <w:rsidRoot w:val="006A61E8"/>
    <w:rsid w:val="00056539"/>
    <w:rsid w:val="0007236B"/>
    <w:rsid w:val="002C0649"/>
    <w:rsid w:val="00302014"/>
    <w:rsid w:val="00306421"/>
    <w:rsid w:val="003806E6"/>
    <w:rsid w:val="003C11DC"/>
    <w:rsid w:val="00566226"/>
    <w:rsid w:val="005F5453"/>
    <w:rsid w:val="00643616"/>
    <w:rsid w:val="006A61E8"/>
    <w:rsid w:val="006C1E59"/>
    <w:rsid w:val="006E5526"/>
    <w:rsid w:val="007E32BC"/>
    <w:rsid w:val="008772E4"/>
    <w:rsid w:val="008815F2"/>
    <w:rsid w:val="008C7603"/>
    <w:rsid w:val="00926A1B"/>
    <w:rsid w:val="00931FA6"/>
    <w:rsid w:val="00941B64"/>
    <w:rsid w:val="00975373"/>
    <w:rsid w:val="00A3009B"/>
    <w:rsid w:val="00BE4C69"/>
    <w:rsid w:val="00C64E13"/>
    <w:rsid w:val="00CA1A38"/>
    <w:rsid w:val="00D265FB"/>
    <w:rsid w:val="00D44F37"/>
    <w:rsid w:val="00DF62D1"/>
    <w:rsid w:val="00E155C4"/>
    <w:rsid w:val="00E96353"/>
    <w:rsid w:val="00EF58EB"/>
    <w:rsid w:val="00F40F02"/>
    <w:rsid w:val="00F44011"/>
    <w:rsid w:val="00F64BA1"/>
    <w:rsid w:val="00F7635A"/>
    <w:rsid w:val="00FA460D"/>
    <w:rsid w:val="00FC68F4"/>
    <w:rsid w:val="01770706"/>
    <w:rsid w:val="020C4532"/>
    <w:rsid w:val="02922F6E"/>
    <w:rsid w:val="04FB5B9D"/>
    <w:rsid w:val="05D32A1C"/>
    <w:rsid w:val="078743E8"/>
    <w:rsid w:val="07996919"/>
    <w:rsid w:val="09290360"/>
    <w:rsid w:val="092A02A0"/>
    <w:rsid w:val="0AB27D9F"/>
    <w:rsid w:val="0BA1501B"/>
    <w:rsid w:val="0BDC6529"/>
    <w:rsid w:val="0CA152BE"/>
    <w:rsid w:val="0D41549B"/>
    <w:rsid w:val="0D442843"/>
    <w:rsid w:val="0D7B06C2"/>
    <w:rsid w:val="0E794CFD"/>
    <w:rsid w:val="0F0C2D48"/>
    <w:rsid w:val="0F6A05FD"/>
    <w:rsid w:val="0F851480"/>
    <w:rsid w:val="10A06A0D"/>
    <w:rsid w:val="11254CC9"/>
    <w:rsid w:val="11684816"/>
    <w:rsid w:val="11D07A50"/>
    <w:rsid w:val="1211457D"/>
    <w:rsid w:val="1336135B"/>
    <w:rsid w:val="14811D36"/>
    <w:rsid w:val="16315EBE"/>
    <w:rsid w:val="18A74DEE"/>
    <w:rsid w:val="19AC41D9"/>
    <w:rsid w:val="1B1050FE"/>
    <w:rsid w:val="1B5A4CD4"/>
    <w:rsid w:val="1D4340ED"/>
    <w:rsid w:val="1D53593A"/>
    <w:rsid w:val="1D7F5576"/>
    <w:rsid w:val="1E1171C1"/>
    <w:rsid w:val="1E49303F"/>
    <w:rsid w:val="202366A3"/>
    <w:rsid w:val="2048266C"/>
    <w:rsid w:val="20690602"/>
    <w:rsid w:val="218D4B0F"/>
    <w:rsid w:val="21B037EE"/>
    <w:rsid w:val="21B27603"/>
    <w:rsid w:val="21C422DC"/>
    <w:rsid w:val="22642175"/>
    <w:rsid w:val="22FD5AA5"/>
    <w:rsid w:val="233D2346"/>
    <w:rsid w:val="23470DD3"/>
    <w:rsid w:val="23916B2D"/>
    <w:rsid w:val="24840104"/>
    <w:rsid w:val="24BE13A3"/>
    <w:rsid w:val="2672726E"/>
    <w:rsid w:val="26FA5A65"/>
    <w:rsid w:val="287615B1"/>
    <w:rsid w:val="290A4331"/>
    <w:rsid w:val="29F969C0"/>
    <w:rsid w:val="2BCC4267"/>
    <w:rsid w:val="2BDF56C0"/>
    <w:rsid w:val="2C212804"/>
    <w:rsid w:val="2D084F98"/>
    <w:rsid w:val="2D1E755B"/>
    <w:rsid w:val="2DC95DB9"/>
    <w:rsid w:val="2E1B4A9C"/>
    <w:rsid w:val="2E505057"/>
    <w:rsid w:val="31EF3F61"/>
    <w:rsid w:val="32E26A66"/>
    <w:rsid w:val="33F64577"/>
    <w:rsid w:val="340D208D"/>
    <w:rsid w:val="348D198E"/>
    <w:rsid w:val="34D26E7B"/>
    <w:rsid w:val="375669CF"/>
    <w:rsid w:val="383C0D7F"/>
    <w:rsid w:val="38CA1127"/>
    <w:rsid w:val="393C0B95"/>
    <w:rsid w:val="39A66576"/>
    <w:rsid w:val="39C42A51"/>
    <w:rsid w:val="39DA0497"/>
    <w:rsid w:val="3A482956"/>
    <w:rsid w:val="3A696238"/>
    <w:rsid w:val="3A9E4BDD"/>
    <w:rsid w:val="3AAA0643"/>
    <w:rsid w:val="3C2A2E3E"/>
    <w:rsid w:val="3D7A5128"/>
    <w:rsid w:val="427D3F1A"/>
    <w:rsid w:val="428D7DE2"/>
    <w:rsid w:val="43C7599D"/>
    <w:rsid w:val="43E24223"/>
    <w:rsid w:val="444E173D"/>
    <w:rsid w:val="449E2B67"/>
    <w:rsid w:val="44E16657"/>
    <w:rsid w:val="45031D75"/>
    <w:rsid w:val="450D1A53"/>
    <w:rsid w:val="454D1A73"/>
    <w:rsid w:val="455E024A"/>
    <w:rsid w:val="475A512E"/>
    <w:rsid w:val="47AA14A8"/>
    <w:rsid w:val="47C409C5"/>
    <w:rsid w:val="47C62C3F"/>
    <w:rsid w:val="497D68BE"/>
    <w:rsid w:val="4CC73F63"/>
    <w:rsid w:val="4DA57BD9"/>
    <w:rsid w:val="4E9051F3"/>
    <w:rsid w:val="4EDE2193"/>
    <w:rsid w:val="51E17045"/>
    <w:rsid w:val="543734F7"/>
    <w:rsid w:val="55246F3B"/>
    <w:rsid w:val="55313A87"/>
    <w:rsid w:val="55364A1A"/>
    <w:rsid w:val="5558165E"/>
    <w:rsid w:val="55D0424B"/>
    <w:rsid w:val="55F36E88"/>
    <w:rsid w:val="56C65BD3"/>
    <w:rsid w:val="5A420896"/>
    <w:rsid w:val="5A957766"/>
    <w:rsid w:val="5B136CCC"/>
    <w:rsid w:val="5B844E86"/>
    <w:rsid w:val="5BC8419B"/>
    <w:rsid w:val="5BD65D5C"/>
    <w:rsid w:val="5BDD125A"/>
    <w:rsid w:val="5CE3074E"/>
    <w:rsid w:val="5D645056"/>
    <w:rsid w:val="5D92680F"/>
    <w:rsid w:val="5DD14DF8"/>
    <w:rsid w:val="5DEF0131"/>
    <w:rsid w:val="5DF64F2C"/>
    <w:rsid w:val="5E962F82"/>
    <w:rsid w:val="5F45686C"/>
    <w:rsid w:val="61BE3746"/>
    <w:rsid w:val="63743B6A"/>
    <w:rsid w:val="63EE7C53"/>
    <w:rsid w:val="644B7154"/>
    <w:rsid w:val="649C2E90"/>
    <w:rsid w:val="66F75934"/>
    <w:rsid w:val="67161990"/>
    <w:rsid w:val="676A4CE7"/>
    <w:rsid w:val="67D45A6E"/>
    <w:rsid w:val="696A0DDB"/>
    <w:rsid w:val="69E82B0F"/>
    <w:rsid w:val="6AB752B5"/>
    <w:rsid w:val="6C000CC9"/>
    <w:rsid w:val="6C6C11AE"/>
    <w:rsid w:val="6CFF5A2C"/>
    <w:rsid w:val="6D114065"/>
    <w:rsid w:val="6DDA2238"/>
    <w:rsid w:val="6ECD1E7C"/>
    <w:rsid w:val="6ED74E66"/>
    <w:rsid w:val="6F103FEE"/>
    <w:rsid w:val="72774C9A"/>
    <w:rsid w:val="747B2B41"/>
    <w:rsid w:val="7621235A"/>
    <w:rsid w:val="76383B27"/>
    <w:rsid w:val="763C4ED3"/>
    <w:rsid w:val="777E3F61"/>
    <w:rsid w:val="77CD217A"/>
    <w:rsid w:val="787530B2"/>
    <w:rsid w:val="79AC2DBE"/>
    <w:rsid w:val="7A177DD8"/>
    <w:rsid w:val="7C5036C5"/>
    <w:rsid w:val="7D665F8C"/>
    <w:rsid w:val="7E80132B"/>
    <w:rsid w:val="7F0213BE"/>
    <w:rsid w:val="7F19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customStyle="1" w:styleId="10">
    <w:name w:val="页眉 Char"/>
    <w:basedOn w:val="8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8"/>
    <w:link w:val="3"/>
    <w:qFormat/>
    <w:uiPriority w:val="99"/>
    <w:rPr>
      <w:sz w:val="18"/>
      <w:szCs w:val="18"/>
    </w:rPr>
  </w:style>
  <w:style w:type="paragraph" w:customStyle="1" w:styleId="12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3">
    <w:name w:val="批注框文本 Char"/>
    <w:basedOn w:val="8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microsoft.com/office/2011/relationships/people" Target="people.xml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061EF-D18B-4EC4-A133-052E36A760E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304</Words>
  <Characters>350</Characters>
  <Lines>1</Lines>
  <Paragraphs>1</Paragraphs>
  <TotalTime>6</TotalTime>
  <ScaleCrop>false</ScaleCrop>
  <LinksUpToDate>false</LinksUpToDate>
  <CharactersWithSpaces>427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2017-05-02T06:31:00Z</dcterms:created>
  <dc:creator>仁霖</dc:creator>
  <cp:lastModifiedBy>李晓</cp:lastModifiedBy>
  <dcterms:modified xsi:type="dcterms:W3CDTF">2023-12-03T07:17:18Z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24430A5FD74F454E83E99749CE875762_13</vt:lpwstr>
  </property>
</Properties>
</file>