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ins w:id="0" w:author="李晓" w:date="2023-12-14T14:15:48Z">
        <w:r>
          <w:rPr>
            <w:rFonts w:hint="eastAsia"/>
            <w:szCs w:val="28"/>
            <w:lang w:val="en-US" w:eastAsia="zh-CN"/>
          </w:rPr>
          <w:t>计通学院</w:t>
        </w:r>
      </w:ins>
      <w:r>
        <w:rPr>
          <w:rFonts w:hint="eastAsia"/>
          <w:szCs w:val="28"/>
        </w:rPr>
        <w:t xml:space="preserve">           专业：</w:t>
      </w:r>
      <w:r>
        <w:rPr>
          <w:rFonts w:hint="eastAsia"/>
          <w:szCs w:val="28"/>
          <w:lang w:val="en-US" w:eastAsia="zh-CN"/>
        </w:rPr>
        <w:t>信息安全</w:t>
      </w:r>
      <w:r>
        <w:rPr>
          <w:rFonts w:hint="eastAsia"/>
          <w:szCs w:val="28"/>
        </w:rPr>
        <w:t xml:space="preserve">              </w:t>
      </w:r>
      <w:r>
        <w:rPr>
          <w:szCs w:val="28"/>
        </w:rPr>
        <w:t xml:space="preserve"> </w:t>
      </w:r>
      <w:r>
        <w:rPr>
          <w:rFonts w:hint="eastAsia"/>
          <w:szCs w:val="28"/>
        </w:rPr>
        <w:t>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w:t>
      </w:r>
      <w:r>
        <w:rPr>
          <w:rFonts w:hint="eastAsia"/>
          <w:szCs w:val="28"/>
          <w:lang w:val="en-US" w:eastAsia="zh-CN"/>
        </w:rPr>
        <w:t>2023</w:t>
      </w:r>
      <w:r>
        <w:rPr>
          <w:rFonts w:hint="eastAsia"/>
          <w:szCs w:val="28"/>
        </w:rPr>
        <w:t xml:space="preserve"> </w:t>
      </w:r>
      <w:r>
        <w:rPr>
          <w:szCs w:val="28"/>
        </w:rPr>
        <w:t>年</w:t>
      </w:r>
      <w:r>
        <w:rPr>
          <w:rFonts w:hint="eastAsia"/>
          <w:szCs w:val="28"/>
          <w:lang w:val="en-US" w:eastAsia="zh-CN"/>
        </w:rPr>
        <w:t>12</w:t>
      </w:r>
      <w:r>
        <w:rPr>
          <w:rFonts w:hint="eastAsia"/>
          <w:szCs w:val="28"/>
        </w:rPr>
        <w:t>月</w:t>
      </w:r>
      <w:r>
        <w:rPr>
          <w:rFonts w:hint="eastAsia"/>
          <w:szCs w:val="28"/>
          <w:lang w:val="en-US" w:eastAsia="zh-CN"/>
        </w:rPr>
        <w:t>17</w:t>
      </w:r>
      <w:r>
        <w:rPr>
          <w:rFonts w:hint="eastAsia"/>
          <w:szCs w:val="28"/>
        </w:rPr>
        <w:t xml:space="preserve"> </w:t>
      </w:r>
      <w:r>
        <w:rPr>
          <w:szCs w:val="28"/>
        </w:rPr>
        <w:t xml:space="preserve"> </w:t>
      </w:r>
      <w:r>
        <w:rPr>
          <w:rFonts w:hint="eastAsia"/>
          <w:szCs w:val="28"/>
        </w:rPr>
        <w:t xml:space="preserve">日  </w:t>
      </w:r>
    </w:p>
    <w:p>
      <w:pPr>
        <w:spacing w:before="312" w:beforeLines="100" w:line="360" w:lineRule="auto"/>
        <w:rPr>
          <w:b/>
          <w:sz w:val="24"/>
          <w:szCs w:val="28"/>
          <w:u w:val="single"/>
        </w:rPr>
      </w:pPr>
      <w:r>
        <w:rPr>
          <w:rFonts w:hint="eastAsia"/>
          <w:b/>
          <w:sz w:val="24"/>
          <w:szCs w:val="28"/>
        </w:rPr>
        <w:t>实验名称：</w:t>
      </w:r>
    </w:p>
    <w:p>
      <w:pPr>
        <w:spacing w:line="360" w:lineRule="auto"/>
        <w:ind w:firstLine="420" w:firstLineChars="200"/>
        <w:rPr>
          <w:rFonts w:hint="default" w:eastAsiaTheme="minorEastAsia"/>
          <w:sz w:val="21"/>
          <w:szCs w:val="21"/>
          <w:lang w:val="en-US" w:eastAsia="zh-CN"/>
        </w:rPr>
      </w:pPr>
      <w:r>
        <w:rPr>
          <w:rFonts w:hint="eastAsia"/>
          <w:sz w:val="21"/>
          <w:szCs w:val="21"/>
          <w:lang w:val="en-US" w:eastAsia="zh-CN"/>
        </w:rPr>
        <w:t>实验十：OSPF动态路由</w:t>
      </w:r>
    </w:p>
    <w:p>
      <w:pPr>
        <w:spacing w:line="360" w:lineRule="auto"/>
        <w:rPr>
          <w:b/>
          <w:sz w:val="24"/>
          <w:szCs w:val="28"/>
        </w:rPr>
      </w:pPr>
      <w:r>
        <w:rPr>
          <w:rFonts w:hint="eastAsia"/>
          <w:b/>
          <w:sz w:val="24"/>
          <w:szCs w:val="28"/>
        </w:rPr>
        <w:t>实验目的：</w:t>
      </w:r>
    </w:p>
    <w:p>
      <w:pPr>
        <w:spacing w:line="360" w:lineRule="auto"/>
        <w:ind w:firstLine="420" w:firstLineChars="200"/>
        <w:rPr>
          <w:rFonts w:hint="default"/>
          <w:sz w:val="21"/>
          <w:szCs w:val="21"/>
          <w:lang w:val="en-US" w:eastAsia="zh-CN"/>
        </w:rPr>
      </w:pPr>
      <w:r>
        <w:rPr>
          <w:rFonts w:hint="eastAsia"/>
          <w:sz w:val="21"/>
          <w:szCs w:val="21"/>
          <w:lang w:val="en-US" w:eastAsia="zh-CN"/>
        </w:rPr>
        <w:t>（1）深入掌握动态路由原理</w:t>
      </w:r>
    </w:p>
    <w:p>
      <w:pPr>
        <w:spacing w:line="360" w:lineRule="auto"/>
        <w:ind w:firstLine="420" w:firstLineChars="200"/>
        <w:rPr>
          <w:rFonts w:hint="default"/>
          <w:sz w:val="21"/>
          <w:szCs w:val="21"/>
          <w:lang w:val="en-US" w:eastAsia="zh-CN"/>
        </w:rPr>
      </w:pPr>
      <w:r>
        <w:rPr>
          <w:rFonts w:hint="eastAsia"/>
          <w:sz w:val="21"/>
          <w:szCs w:val="21"/>
          <w:lang w:val="en-US" w:eastAsia="zh-CN"/>
        </w:rPr>
        <w:t>（2）掌握动态路由OSPF的配置方法</w:t>
      </w:r>
    </w:p>
    <w:p>
      <w:pPr>
        <w:spacing w:line="360" w:lineRule="auto"/>
        <w:ind w:firstLine="420" w:firstLineChars="200"/>
        <w:rPr>
          <w:rFonts w:hint="default"/>
          <w:sz w:val="21"/>
          <w:szCs w:val="21"/>
          <w:lang w:val="en-US" w:eastAsia="zh-CN"/>
        </w:rPr>
      </w:pPr>
      <w:r>
        <w:rPr>
          <w:rFonts w:hint="eastAsia"/>
          <w:sz w:val="21"/>
          <w:szCs w:val="21"/>
          <w:lang w:val="en-US" w:eastAsia="zh-CN"/>
        </w:rPr>
        <w:t>（3）掌握OSPF路由工作原理</w:t>
      </w:r>
    </w:p>
    <w:p>
      <w:pPr>
        <w:spacing w:line="360" w:lineRule="auto"/>
        <w:rPr>
          <w:b/>
          <w:sz w:val="24"/>
          <w:szCs w:val="28"/>
        </w:rPr>
      </w:pPr>
      <w:r>
        <w:rPr>
          <w:rFonts w:hint="eastAsia"/>
          <w:b/>
          <w:sz w:val="24"/>
          <w:szCs w:val="28"/>
        </w:rPr>
        <w:t>实验仪器：</w:t>
      </w:r>
    </w:p>
    <w:p>
      <w:pPr>
        <w:spacing w:line="360" w:lineRule="auto"/>
        <w:ind w:firstLine="420" w:firstLineChars="200"/>
        <w:rPr>
          <w:rFonts w:hint="default"/>
          <w:sz w:val="21"/>
          <w:szCs w:val="21"/>
          <w:lang w:val="en-US" w:eastAsia="zh-CN"/>
        </w:rPr>
      </w:pPr>
      <w:r>
        <w:rPr>
          <w:rFonts w:hint="eastAsia"/>
          <w:sz w:val="21"/>
          <w:szCs w:val="21"/>
          <w:lang w:val="en-US" w:eastAsia="zh-CN"/>
        </w:rPr>
        <w:t>Router路由器1台、主机2台、三层交换机1台</w:t>
      </w:r>
    </w:p>
    <w:p>
      <w:pPr>
        <w:spacing w:line="360" w:lineRule="auto"/>
        <w:rPr>
          <w:b/>
          <w:sz w:val="24"/>
          <w:szCs w:val="28"/>
        </w:rPr>
      </w:pPr>
      <w:r>
        <w:rPr>
          <w:rFonts w:hint="eastAsia"/>
          <w:b/>
          <w:sz w:val="24"/>
          <w:szCs w:val="28"/>
        </w:rPr>
        <w:t>实验原理：</w:t>
      </w:r>
    </w:p>
    <w:p>
      <w:pPr>
        <w:spacing w:line="360" w:lineRule="auto"/>
        <w:ind w:firstLine="420" w:firstLineChars="200"/>
        <w:rPr>
          <w:rFonts w:hint="eastAsia" w:ascii="宋体" w:hAnsi="宋体" w:eastAsia="宋体" w:cs="宋体"/>
          <w:sz w:val="21"/>
          <w:szCs w:val="21"/>
          <w:lang w:val="en-US" w:eastAsia="zh-CN"/>
        </w:rPr>
      </w:pPr>
      <w:r>
        <w:rPr>
          <w:rFonts w:hint="eastAsia"/>
          <w:sz w:val="21"/>
          <w:szCs w:val="21"/>
          <w:lang w:val="en-US" w:eastAsia="zh-CN"/>
        </w:rPr>
        <w:t>首先通过</w:t>
      </w:r>
      <w:r>
        <w:rPr>
          <w:rFonts w:ascii="宋体" w:hAnsi="宋体" w:eastAsia="宋体" w:cs="宋体"/>
          <w:sz w:val="21"/>
          <w:szCs w:val="21"/>
        </w:rPr>
        <w:fldChar w:fldCharType="begin"/>
      </w:r>
      <w:r>
        <w:rPr>
          <w:rFonts w:ascii="宋体" w:hAnsi="宋体" w:eastAsia="宋体" w:cs="宋体"/>
          <w:sz w:val="21"/>
          <w:szCs w:val="21"/>
        </w:rPr>
        <w:instrText xml:space="preserve"> HYPERLINK "https://blog.csdn.net/weixin_51326240/article/details/109487773" </w:instrText>
      </w:r>
      <w:r>
        <w:rPr>
          <w:rFonts w:ascii="宋体" w:hAnsi="宋体" w:eastAsia="宋体" w:cs="宋体"/>
          <w:sz w:val="21"/>
          <w:szCs w:val="21"/>
        </w:rPr>
        <w:fldChar w:fldCharType="separate"/>
      </w:r>
      <w:r>
        <w:rPr>
          <w:rStyle w:val="9"/>
          <w:rFonts w:ascii="宋体" w:hAnsi="宋体" w:eastAsia="宋体" w:cs="宋体"/>
          <w:sz w:val="21"/>
          <w:szCs w:val="21"/>
        </w:rPr>
        <w:t>网络基础之动态路由协议（OSPF）_display ospf routing-CSDN博客</w:t>
      </w:r>
      <w:r>
        <w:rPr>
          <w:rFonts w:ascii="宋体" w:hAnsi="宋体" w:eastAsia="宋体" w:cs="宋体"/>
          <w:sz w:val="21"/>
          <w:szCs w:val="21"/>
        </w:rPr>
        <w:fldChar w:fldCharType="end"/>
      </w:r>
      <w:r>
        <w:rPr>
          <w:rFonts w:hint="eastAsia" w:ascii="宋体" w:hAnsi="宋体" w:eastAsia="宋体" w:cs="宋体"/>
          <w:sz w:val="21"/>
          <w:szCs w:val="21"/>
          <w:lang w:val="en-US" w:eastAsia="zh-CN"/>
        </w:rPr>
        <w:t>学习相关基础知识。OSPF是最短路径优先协议，属于典型的链路状态路由协议和内部网关协议。OSPF网络中的每一个路由器维护一个链路状态数据库，即每一台路由器都保存了张哥网络的拓扑结构。基于链路状态数据库，通过最短路径算法，路由器能够构造出路由表。</w:t>
      </w:r>
    </w:p>
    <w:p>
      <w:pPr>
        <w:spacing w:line="360" w:lineRule="auto"/>
        <w:ind w:firstLine="420" w:firstLineChars="200"/>
        <w:rPr>
          <w:rFonts w:hint="default"/>
          <w:sz w:val="21"/>
          <w:szCs w:val="21"/>
          <w:lang w:val="en-US" w:eastAsia="zh-CN"/>
        </w:rPr>
      </w:pPr>
      <w:r>
        <w:rPr>
          <w:rFonts w:hint="eastAsia"/>
          <w:sz w:val="21"/>
          <w:szCs w:val="21"/>
          <w:lang w:val="en-US" w:eastAsia="zh-CN"/>
        </w:rPr>
        <w:t>其特点包括：</w:t>
      </w:r>
    </w:p>
    <w:p>
      <w:pPr>
        <w:spacing w:line="360" w:lineRule="auto"/>
        <w:ind w:firstLine="420" w:firstLineChars="200"/>
        <w:rPr>
          <w:rFonts w:hint="eastAsia"/>
          <w:sz w:val="21"/>
          <w:szCs w:val="21"/>
          <w:lang w:val="en-US" w:eastAsia="zh-CN"/>
        </w:rPr>
      </w:pPr>
      <w:r>
        <w:rPr>
          <w:rFonts w:hint="eastAsia"/>
          <w:sz w:val="21"/>
          <w:szCs w:val="21"/>
          <w:lang w:val="en-US" w:eastAsia="zh-CN"/>
        </w:rPr>
        <w:t>（1）可适应大规模网络，不受物理跳数的限制。对于小规模网络，RIP是首先路由协议，当网络规模扩大，具有10台以上路由器时，就需要OSPF 路由协议了。</w:t>
      </w:r>
    </w:p>
    <w:p>
      <w:pPr>
        <w:spacing w:line="360" w:lineRule="auto"/>
        <w:ind w:firstLine="420" w:firstLineChars="200"/>
        <w:rPr>
          <w:rFonts w:hint="eastAsia"/>
          <w:sz w:val="21"/>
          <w:szCs w:val="21"/>
          <w:lang w:val="en-US" w:eastAsia="zh-CN"/>
        </w:rPr>
      </w:pPr>
      <w:r>
        <w:rPr>
          <w:rFonts w:hint="eastAsia"/>
          <w:sz w:val="21"/>
          <w:szCs w:val="21"/>
          <w:lang w:val="en-US" w:eastAsia="zh-CN"/>
        </w:rPr>
        <w:t>（2）OSPF路由变化收敛速度快，协议自身网络开销较小。</w:t>
      </w:r>
    </w:p>
    <w:p>
      <w:pPr>
        <w:spacing w:line="360" w:lineRule="auto"/>
        <w:ind w:firstLine="420" w:firstLineChars="200"/>
        <w:rPr>
          <w:rFonts w:hint="eastAsia"/>
          <w:sz w:val="21"/>
          <w:szCs w:val="21"/>
          <w:lang w:val="en-US" w:eastAsia="zh-CN"/>
        </w:rPr>
      </w:pPr>
      <w:r>
        <w:rPr>
          <w:rFonts w:hint="eastAsia"/>
          <w:sz w:val="21"/>
          <w:szCs w:val="21"/>
          <w:lang w:val="en-US" w:eastAsia="zh-CN"/>
        </w:rPr>
        <w:t>（3）最短路径采用SPF算法，避免了路由环路。</w:t>
      </w:r>
    </w:p>
    <w:p>
      <w:pPr>
        <w:spacing w:line="360" w:lineRule="auto"/>
        <w:ind w:firstLine="420" w:firstLineChars="200"/>
        <w:rPr>
          <w:rFonts w:hint="eastAsia"/>
          <w:sz w:val="21"/>
          <w:szCs w:val="21"/>
          <w:lang w:val="en-US" w:eastAsia="zh-CN"/>
        </w:rPr>
      </w:pPr>
      <w:r>
        <w:rPr>
          <w:rFonts w:hint="eastAsia"/>
          <w:sz w:val="21"/>
          <w:szCs w:val="21"/>
          <w:lang w:val="en-US" w:eastAsia="zh-CN"/>
        </w:rPr>
        <w:t>（4）以开销作为度量值，带宽越高，开销越小。</w:t>
      </w:r>
    </w:p>
    <w:p>
      <w:pPr>
        <w:spacing w:line="360" w:lineRule="auto"/>
        <w:ind w:firstLine="420" w:firstLineChars="200"/>
        <w:rPr>
          <w:rFonts w:hint="eastAsia"/>
          <w:sz w:val="21"/>
          <w:szCs w:val="21"/>
          <w:lang w:val="en-US" w:eastAsia="zh-CN"/>
        </w:rPr>
      </w:pPr>
      <w:r>
        <w:rPr>
          <w:rFonts w:hint="eastAsia"/>
          <w:sz w:val="21"/>
          <w:szCs w:val="21"/>
          <w:lang w:val="en-US" w:eastAsia="zh-CN"/>
        </w:rPr>
        <w:t>（5）支持区域划分。</w:t>
      </w:r>
    </w:p>
    <w:p>
      <w:pPr>
        <w:spacing w:line="360" w:lineRule="auto"/>
        <w:ind w:firstLine="420" w:firstLineChars="200"/>
        <w:rPr>
          <w:rFonts w:hint="eastAsia"/>
          <w:sz w:val="21"/>
          <w:szCs w:val="21"/>
          <w:lang w:val="en-US" w:eastAsia="zh-CN"/>
        </w:rPr>
      </w:pPr>
      <w:r>
        <w:rPr>
          <w:rFonts w:hint="eastAsia"/>
          <w:sz w:val="21"/>
          <w:szCs w:val="21"/>
          <w:lang w:val="en-US" w:eastAsia="zh-CN"/>
        </w:rPr>
        <w:t>OSPF划分区域的目的是为了控制链路状态信息LSA泛洪的范围、减小链路状态数据库 LSDB 的大小、改善网络的可扩展性、快速地收敛。当网络包含多个区域时，OSPF协议规定，必须有一个Area 0区域，通常也叫做骨干区域，其他所有区域都必须与骨干区域物理或逻辑上相连。本次实验的网络拓扑结构如下。</w:t>
      </w:r>
    </w:p>
    <w:p>
      <w:pPr>
        <w:spacing w:line="360" w:lineRule="auto"/>
        <w:jc w:val="center"/>
        <w:rPr>
          <w:sz w:val="24"/>
          <w:szCs w:val="28"/>
        </w:rPr>
      </w:pPr>
      <w:r>
        <w:drawing>
          <wp:inline distT="0" distB="0" distL="114300" distR="114300">
            <wp:extent cx="4116070" cy="2284730"/>
            <wp:effectExtent l="0" t="0" r="1778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116070" cy="2284730"/>
                    </a:xfrm>
                    <a:prstGeom prst="rect">
                      <a:avLst/>
                    </a:prstGeom>
                    <a:noFill/>
                    <a:ln>
                      <a:noFill/>
                    </a:ln>
                  </pic:spPr>
                </pic:pic>
              </a:graphicData>
            </a:graphic>
          </wp:inline>
        </w:drawing>
      </w:r>
    </w:p>
    <w:p>
      <w:pPr>
        <w:spacing w:line="360" w:lineRule="auto"/>
        <w:rPr>
          <w:b/>
          <w:sz w:val="24"/>
          <w:szCs w:val="28"/>
        </w:rPr>
      </w:pPr>
      <w:r>
        <w:rPr>
          <w:rFonts w:hint="eastAsia"/>
          <w:b/>
          <w:sz w:val="24"/>
          <w:szCs w:val="28"/>
        </w:rPr>
        <w:t>实验内容与步骤：</w:t>
      </w:r>
    </w:p>
    <w:p>
      <w:pPr>
        <w:spacing w:line="360" w:lineRule="auto"/>
        <w:rPr>
          <w:rFonts w:hint="default" w:eastAsiaTheme="minorEastAsia"/>
          <w:b/>
          <w:bCs/>
          <w:sz w:val="21"/>
          <w:szCs w:val="21"/>
          <w:lang w:val="en-US" w:eastAsia="zh-CN"/>
        </w:rPr>
      </w:pPr>
      <w:r>
        <w:rPr>
          <w:rFonts w:hint="eastAsia"/>
          <w:b/>
          <w:bCs/>
          <w:sz w:val="21"/>
          <w:szCs w:val="21"/>
          <w:lang w:eastAsia="zh-CN"/>
        </w:rPr>
        <w:t>（</w:t>
      </w:r>
      <w:r>
        <w:rPr>
          <w:rFonts w:hint="eastAsia"/>
          <w:b/>
          <w:bCs/>
          <w:sz w:val="21"/>
          <w:szCs w:val="21"/>
          <w:lang w:val="en-US" w:eastAsia="zh-CN"/>
        </w:rPr>
        <w:t>1</w:t>
      </w:r>
      <w:r>
        <w:rPr>
          <w:rFonts w:hint="eastAsia"/>
          <w:b/>
          <w:bCs/>
          <w:sz w:val="21"/>
          <w:szCs w:val="21"/>
          <w:lang w:eastAsia="zh-CN"/>
        </w:rPr>
        <w:t>）</w:t>
      </w:r>
      <w:r>
        <w:rPr>
          <w:rFonts w:hint="eastAsia"/>
          <w:b/>
          <w:bCs/>
          <w:sz w:val="21"/>
          <w:szCs w:val="21"/>
          <w:lang w:val="en-US" w:eastAsia="zh-CN"/>
        </w:rPr>
        <w:t>线缆连接</w:t>
      </w:r>
    </w:p>
    <w:p>
      <w:pPr>
        <w:spacing w:line="360" w:lineRule="auto"/>
        <w:ind w:firstLine="420" w:firstLineChars="200"/>
        <w:rPr>
          <w:rFonts w:hint="default"/>
          <w:sz w:val="21"/>
          <w:szCs w:val="21"/>
          <w:lang w:val="en-US" w:eastAsia="zh-CN"/>
        </w:rPr>
      </w:pPr>
      <w:r>
        <w:rPr>
          <w:rFonts w:hint="eastAsia"/>
          <w:sz w:val="21"/>
          <w:szCs w:val="21"/>
          <w:lang w:val="en-US" w:eastAsia="zh-CN"/>
        </w:rPr>
        <w:t>为路由器增加串口模块，按照网络拓扑图组网。</w:t>
      </w:r>
    </w:p>
    <w:p>
      <w:pPr>
        <w:spacing w:line="360" w:lineRule="auto"/>
        <w:jc w:val="center"/>
      </w:pPr>
      <w:r>
        <w:drawing>
          <wp:inline distT="0" distB="0" distL="114300" distR="114300">
            <wp:extent cx="4189095" cy="2642870"/>
            <wp:effectExtent l="0" t="0" r="1905" b="508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4189095" cy="264287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（2）配置路由器接口地址</w:t>
      </w:r>
    </w:p>
    <w:p>
      <w:pPr>
        <w:spacing w:line="360" w:lineRule="auto"/>
        <w:ind w:firstLine="420" w:firstLineChars="200"/>
        <w:rPr>
          <w:rFonts w:hint="default"/>
          <w:sz w:val="21"/>
          <w:szCs w:val="21"/>
          <w:lang w:val="en-US" w:eastAsia="zh-CN"/>
        </w:rPr>
      </w:pPr>
      <w:r>
        <w:rPr>
          <w:rFonts w:hint="eastAsia"/>
          <w:sz w:val="21"/>
          <w:szCs w:val="21"/>
          <w:lang w:val="en-US" w:eastAsia="zh-CN"/>
        </w:rPr>
        <w:t>配置Router0</w:t>
      </w:r>
    </w:p>
    <w:p>
      <w:pPr>
        <w:spacing w:line="360" w:lineRule="auto"/>
        <w:jc w:val="center"/>
      </w:pPr>
      <w:r>
        <w:drawing>
          <wp:inline distT="0" distB="0" distL="114300" distR="114300">
            <wp:extent cx="4135120" cy="2157095"/>
            <wp:effectExtent l="0" t="0" r="17780" b="14605"/>
            <wp:docPr id="5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5"/>
                    <pic:cNvPicPr>
                      <a:picLocks noChangeAspect="1"/>
                    </pic:cNvPicPr>
                  </pic:nvPicPr>
                  <pic:blipFill>
                    <a:blip r:embed="rId7"/>
                    <a:srcRect t="32090" b="13721"/>
                    <a:stretch>
                      <a:fillRect/>
                    </a:stretch>
                  </pic:blipFill>
                  <pic:spPr>
                    <a:xfrm>
                      <a:off x="0" y="0"/>
                      <a:ext cx="4135120" cy="2157095"/>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查看Router0</w:t>
      </w:r>
    </w:p>
    <w:p>
      <w:pPr>
        <w:spacing w:line="360" w:lineRule="auto"/>
        <w:jc w:val="center"/>
      </w:pPr>
      <w:r>
        <w:drawing>
          <wp:inline distT="0" distB="0" distL="114300" distR="114300">
            <wp:extent cx="4428490" cy="4262120"/>
            <wp:effectExtent l="0" t="0" r="10160" b="5080"/>
            <wp:docPr id="5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pic:cNvPicPr>
                      <a:picLocks noChangeAspect="1"/>
                    </pic:cNvPicPr>
                  </pic:nvPicPr>
                  <pic:blipFill>
                    <a:blip r:embed="rId8"/>
                    <a:stretch>
                      <a:fillRect/>
                    </a:stretch>
                  </pic:blipFill>
                  <pic:spPr>
                    <a:xfrm>
                      <a:off x="0" y="0"/>
                      <a:ext cx="4428490" cy="4262120"/>
                    </a:xfrm>
                    <a:prstGeom prst="rect">
                      <a:avLst/>
                    </a:prstGeom>
                    <a:noFill/>
                    <a:ln>
                      <a:noFill/>
                    </a:ln>
                  </pic:spPr>
                </pic:pic>
              </a:graphicData>
            </a:graphic>
          </wp:inline>
        </w:drawing>
      </w:r>
    </w:p>
    <w:p>
      <w:pPr>
        <w:spacing w:line="360" w:lineRule="auto"/>
        <w:ind w:firstLine="420" w:firstLineChars="200"/>
      </w:pPr>
      <w:r>
        <w:rPr>
          <w:rFonts w:hint="eastAsia"/>
          <w:sz w:val="21"/>
          <w:szCs w:val="21"/>
          <w:lang w:val="en-US" w:eastAsia="zh-CN"/>
        </w:rPr>
        <w:t>配置Router1</w:t>
      </w:r>
    </w:p>
    <w:p>
      <w:pPr>
        <w:spacing w:line="360" w:lineRule="auto"/>
        <w:jc w:val="center"/>
        <w:rPr>
          <w:sz w:val="24"/>
          <w:szCs w:val="28"/>
        </w:rPr>
      </w:pPr>
      <w:r>
        <w:drawing>
          <wp:inline distT="0" distB="0" distL="114300" distR="114300">
            <wp:extent cx="4380230" cy="3591560"/>
            <wp:effectExtent l="0" t="0" r="1270" b="889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9"/>
                    <a:srcRect t="424" b="14396"/>
                    <a:stretch>
                      <a:fillRect/>
                    </a:stretch>
                  </pic:blipFill>
                  <pic:spPr>
                    <a:xfrm>
                      <a:off x="0" y="0"/>
                      <a:ext cx="4380230" cy="359156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（3）配置三层交换机</w:t>
      </w:r>
    </w:p>
    <w:p>
      <w:pPr>
        <w:spacing w:line="360" w:lineRule="auto"/>
        <w:jc w:val="center"/>
      </w:pPr>
      <w:r>
        <w:drawing>
          <wp:inline distT="0" distB="0" distL="114300" distR="114300">
            <wp:extent cx="4443095" cy="4276090"/>
            <wp:effectExtent l="0" t="0" r="14605" b="10160"/>
            <wp:docPr id="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8"/>
                    <pic:cNvPicPr>
                      <a:picLocks noChangeAspect="1"/>
                    </pic:cNvPicPr>
                  </pic:nvPicPr>
                  <pic:blipFill>
                    <a:blip r:embed="rId10"/>
                    <a:stretch>
                      <a:fillRect/>
                    </a:stretch>
                  </pic:blipFill>
                  <pic:spPr>
                    <a:xfrm>
                      <a:off x="0" y="0"/>
                      <a:ext cx="4443095" cy="4276090"/>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通过命令检查配置情况</w:t>
      </w:r>
    </w:p>
    <w:p>
      <w:pPr>
        <w:spacing w:line="360" w:lineRule="auto"/>
        <w:jc w:val="center"/>
      </w:pPr>
      <w:r>
        <w:drawing>
          <wp:inline distT="0" distB="0" distL="114300" distR="114300">
            <wp:extent cx="4421505" cy="3660140"/>
            <wp:effectExtent l="0" t="0" r="17145" b="16510"/>
            <wp:docPr id="5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
                    <pic:cNvPicPr>
                      <a:picLocks noChangeAspect="1"/>
                    </pic:cNvPicPr>
                  </pic:nvPicPr>
                  <pic:blipFill>
                    <a:blip r:embed="rId11"/>
                    <a:srcRect b="13988"/>
                    <a:stretch>
                      <a:fillRect/>
                    </a:stretch>
                  </pic:blipFill>
                  <pic:spPr>
                    <a:xfrm>
                      <a:off x="0" y="0"/>
                      <a:ext cx="4421505" cy="3660140"/>
                    </a:xfrm>
                    <a:prstGeom prst="rect">
                      <a:avLst/>
                    </a:prstGeom>
                    <a:noFill/>
                    <a:ln>
                      <a:noFill/>
                    </a:ln>
                  </pic:spPr>
                </pic:pic>
              </a:graphicData>
            </a:graphic>
          </wp:inline>
        </w:drawing>
      </w:r>
    </w:p>
    <w:p>
      <w:pPr>
        <w:spacing w:line="360" w:lineRule="auto"/>
        <w:jc w:val="center"/>
        <w:rPr>
          <w:sz w:val="24"/>
          <w:szCs w:val="28"/>
        </w:rPr>
      </w:pPr>
      <w:r>
        <w:drawing>
          <wp:inline distT="0" distB="0" distL="114300" distR="114300">
            <wp:extent cx="4555490" cy="4384675"/>
            <wp:effectExtent l="0" t="0" r="16510" b="15875"/>
            <wp:docPr id="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pic:cNvPicPr>
                  </pic:nvPicPr>
                  <pic:blipFill>
                    <a:blip r:embed="rId12"/>
                    <a:stretch>
                      <a:fillRect/>
                    </a:stretch>
                  </pic:blipFill>
                  <pic:spPr>
                    <a:xfrm>
                      <a:off x="0" y="0"/>
                      <a:ext cx="4555490" cy="4384675"/>
                    </a:xfrm>
                    <a:prstGeom prst="rect">
                      <a:avLst/>
                    </a:prstGeom>
                    <a:noFill/>
                    <a:ln>
                      <a:noFill/>
                    </a:ln>
                  </pic:spPr>
                </pic:pic>
              </a:graphicData>
            </a:graphic>
          </wp:inline>
        </w:drawing>
      </w:r>
    </w:p>
    <w:p>
      <w:pPr>
        <w:spacing w:line="360" w:lineRule="auto"/>
        <w:rPr>
          <w:sz w:val="24"/>
          <w:szCs w:val="28"/>
        </w:rPr>
      </w:pPr>
      <w:r>
        <w:rPr>
          <w:rFonts w:hint="eastAsia"/>
          <w:b/>
          <w:bCs/>
          <w:sz w:val="21"/>
          <w:szCs w:val="21"/>
          <w:lang w:val="en-US" w:eastAsia="zh-CN"/>
        </w:rPr>
        <w:t>（4）配置PC机的IP地址</w:t>
      </w:r>
    </w:p>
    <w:p>
      <w:pPr>
        <w:spacing w:line="360" w:lineRule="auto"/>
        <w:ind w:firstLine="420" w:firstLineChars="200"/>
        <w:rPr>
          <w:rFonts w:hint="default"/>
          <w:sz w:val="21"/>
          <w:szCs w:val="21"/>
          <w:lang w:val="en-US" w:eastAsia="zh-CN"/>
        </w:rPr>
      </w:pPr>
      <w:r>
        <w:rPr>
          <w:rFonts w:hint="eastAsia"/>
          <w:sz w:val="21"/>
          <w:szCs w:val="21"/>
          <w:lang w:val="en-US" w:eastAsia="zh-CN"/>
        </w:rPr>
        <w:t>PC0</w:t>
      </w:r>
    </w:p>
    <w:p>
      <w:pPr>
        <w:spacing w:line="360" w:lineRule="auto"/>
        <w:jc w:val="center"/>
      </w:pPr>
      <w:r>
        <w:drawing>
          <wp:inline distT="0" distB="0" distL="114300" distR="114300">
            <wp:extent cx="4260850" cy="3548380"/>
            <wp:effectExtent l="0" t="0" r="6350" b="13970"/>
            <wp:docPr id="5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pic:cNvPicPr>
                      <a:picLocks noChangeAspect="1"/>
                    </pic:cNvPicPr>
                  </pic:nvPicPr>
                  <pic:blipFill>
                    <a:blip r:embed="rId13"/>
                    <a:srcRect b="13475"/>
                    <a:stretch>
                      <a:fillRect/>
                    </a:stretch>
                  </pic:blipFill>
                  <pic:spPr>
                    <a:xfrm>
                      <a:off x="0" y="0"/>
                      <a:ext cx="4260850" cy="3548380"/>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PC1</w:t>
      </w:r>
    </w:p>
    <w:p>
      <w:pPr>
        <w:spacing w:line="360" w:lineRule="auto"/>
        <w:jc w:val="center"/>
      </w:pPr>
      <w:r>
        <w:drawing>
          <wp:inline distT="0" distB="0" distL="114300" distR="114300">
            <wp:extent cx="4520565" cy="4351020"/>
            <wp:effectExtent l="0" t="0" r="13335" b="11430"/>
            <wp:docPr id="5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2"/>
                    <pic:cNvPicPr>
                      <a:picLocks noChangeAspect="1"/>
                    </pic:cNvPicPr>
                  </pic:nvPicPr>
                  <pic:blipFill>
                    <a:blip r:embed="rId14"/>
                    <a:stretch>
                      <a:fillRect/>
                    </a:stretch>
                  </pic:blipFill>
                  <pic:spPr>
                    <a:xfrm>
                      <a:off x="0" y="0"/>
                      <a:ext cx="4520565" cy="4351020"/>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查看是否生效</w:t>
      </w:r>
    </w:p>
    <w:p>
      <w:pPr>
        <w:spacing w:line="360" w:lineRule="auto"/>
        <w:jc w:val="center"/>
      </w:pPr>
      <w:r>
        <w:drawing>
          <wp:inline distT="0" distB="0" distL="114300" distR="114300">
            <wp:extent cx="4514215" cy="3035935"/>
            <wp:effectExtent l="0" t="0" r="635" b="12065"/>
            <wp:docPr id="5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3"/>
                    <pic:cNvPicPr>
                      <a:picLocks noChangeAspect="1"/>
                    </pic:cNvPicPr>
                  </pic:nvPicPr>
                  <pic:blipFill>
                    <a:blip r:embed="rId15"/>
                    <a:srcRect b="30108"/>
                    <a:stretch>
                      <a:fillRect/>
                    </a:stretch>
                  </pic:blipFill>
                  <pic:spPr>
                    <a:xfrm>
                      <a:off x="0" y="0"/>
                      <a:ext cx="4514215" cy="3035935"/>
                    </a:xfrm>
                    <a:prstGeom prst="rect">
                      <a:avLst/>
                    </a:prstGeom>
                    <a:noFill/>
                    <a:ln>
                      <a:noFill/>
                    </a:ln>
                  </pic:spPr>
                </pic:pic>
              </a:graphicData>
            </a:graphic>
          </wp:inline>
        </w:drawing>
      </w:r>
    </w:p>
    <w:p>
      <w:pPr>
        <w:spacing w:line="360" w:lineRule="auto"/>
        <w:jc w:val="center"/>
        <w:rPr>
          <w:sz w:val="24"/>
          <w:szCs w:val="28"/>
        </w:rPr>
      </w:pPr>
      <w:r>
        <w:drawing>
          <wp:inline distT="0" distB="0" distL="114300" distR="114300">
            <wp:extent cx="4411345" cy="2950845"/>
            <wp:effectExtent l="0" t="0" r="0" b="0"/>
            <wp:docPr id="6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4"/>
                    <pic:cNvPicPr>
                      <a:picLocks noChangeAspect="1"/>
                    </pic:cNvPicPr>
                  </pic:nvPicPr>
                  <pic:blipFill>
                    <a:blip r:embed="rId16"/>
                    <a:srcRect b="30486"/>
                    <a:stretch>
                      <a:fillRect/>
                    </a:stretch>
                  </pic:blipFill>
                  <pic:spPr>
                    <a:xfrm>
                      <a:off x="0" y="0"/>
                      <a:ext cx="4411345" cy="295084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（5）配置动态路由协议OSPF</w:t>
      </w:r>
    </w:p>
    <w:p>
      <w:pPr>
        <w:spacing w:line="360" w:lineRule="auto"/>
        <w:ind w:firstLine="420" w:firstLineChars="200"/>
        <w:rPr>
          <w:rFonts w:hint="default"/>
          <w:sz w:val="21"/>
          <w:szCs w:val="21"/>
          <w:lang w:val="en-US" w:eastAsia="zh-CN"/>
        </w:rPr>
      </w:pPr>
      <w:r>
        <w:rPr>
          <w:rFonts w:hint="eastAsia"/>
          <w:sz w:val="21"/>
          <w:szCs w:val="21"/>
          <w:lang w:val="en-US" w:eastAsia="zh-CN"/>
        </w:rPr>
        <w:t>路由器Router0，两个网段都在Area0区域</w:t>
      </w:r>
    </w:p>
    <w:p>
      <w:pPr>
        <w:spacing w:line="360" w:lineRule="auto"/>
        <w:jc w:val="center"/>
      </w:pPr>
      <w:r>
        <w:drawing>
          <wp:inline distT="0" distB="0" distL="114300" distR="114300">
            <wp:extent cx="4392295" cy="4227830"/>
            <wp:effectExtent l="0" t="0" r="8255" b="1270"/>
            <wp:docPr id="6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5"/>
                    <pic:cNvPicPr>
                      <a:picLocks noChangeAspect="1"/>
                    </pic:cNvPicPr>
                  </pic:nvPicPr>
                  <pic:blipFill>
                    <a:blip r:embed="rId17"/>
                    <a:stretch>
                      <a:fillRect/>
                    </a:stretch>
                  </pic:blipFill>
                  <pic:spPr>
                    <a:xfrm>
                      <a:off x="0" y="0"/>
                      <a:ext cx="4392295" cy="4227830"/>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路由器Router1，左侧在Area0区域，右侧在Area1区域</w:t>
      </w:r>
    </w:p>
    <w:p>
      <w:pPr>
        <w:spacing w:line="360" w:lineRule="auto"/>
        <w:jc w:val="center"/>
      </w:pPr>
      <w:r>
        <w:drawing>
          <wp:inline distT="0" distB="0" distL="114300" distR="114300">
            <wp:extent cx="4373245" cy="4208780"/>
            <wp:effectExtent l="0" t="0" r="8255" b="1270"/>
            <wp:docPr id="6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6"/>
                    <pic:cNvPicPr>
                      <a:picLocks noChangeAspect="1"/>
                    </pic:cNvPicPr>
                  </pic:nvPicPr>
                  <pic:blipFill>
                    <a:blip r:embed="rId18"/>
                    <a:stretch>
                      <a:fillRect/>
                    </a:stretch>
                  </pic:blipFill>
                  <pic:spPr>
                    <a:xfrm>
                      <a:off x="0" y="0"/>
                      <a:ext cx="4373245" cy="4208780"/>
                    </a:xfrm>
                    <a:prstGeom prst="rect">
                      <a:avLst/>
                    </a:prstGeom>
                    <a:noFill/>
                    <a:ln>
                      <a:noFill/>
                    </a:ln>
                  </pic:spPr>
                </pic:pic>
              </a:graphicData>
            </a:graphic>
          </wp:inline>
        </w:drawing>
      </w:r>
    </w:p>
    <w:p>
      <w:pPr>
        <w:spacing w:line="360" w:lineRule="auto"/>
        <w:ind w:firstLine="420" w:firstLineChars="200"/>
        <w:rPr>
          <w:rFonts w:hint="default"/>
          <w:lang w:val="en-US"/>
        </w:rPr>
      </w:pPr>
      <w:r>
        <w:rPr>
          <w:rFonts w:hint="eastAsia"/>
          <w:sz w:val="21"/>
          <w:szCs w:val="21"/>
          <w:lang w:val="en-US" w:eastAsia="zh-CN"/>
        </w:rPr>
        <w:t>交换机Switch，两个网段都在Area1区域</w:t>
      </w:r>
    </w:p>
    <w:p>
      <w:pPr>
        <w:spacing w:line="360" w:lineRule="auto"/>
        <w:jc w:val="center"/>
        <w:rPr>
          <w:sz w:val="24"/>
          <w:szCs w:val="28"/>
        </w:rPr>
      </w:pPr>
      <w:r>
        <w:drawing>
          <wp:inline distT="0" distB="0" distL="114300" distR="114300">
            <wp:extent cx="4294505" cy="4133215"/>
            <wp:effectExtent l="0" t="0" r="10795" b="635"/>
            <wp:docPr id="6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7"/>
                    <pic:cNvPicPr>
                      <a:picLocks noChangeAspect="1"/>
                    </pic:cNvPicPr>
                  </pic:nvPicPr>
                  <pic:blipFill>
                    <a:blip r:embed="rId19"/>
                    <a:stretch>
                      <a:fillRect/>
                    </a:stretch>
                  </pic:blipFill>
                  <pic:spPr>
                    <a:xfrm>
                      <a:off x="0" y="0"/>
                      <a:ext cx="4294505" cy="413321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（6）查看路由表</w:t>
      </w:r>
    </w:p>
    <w:p>
      <w:pPr>
        <w:spacing w:line="360" w:lineRule="auto"/>
        <w:ind w:firstLine="420" w:firstLineChars="200"/>
        <w:rPr>
          <w:rFonts w:hint="default"/>
          <w:sz w:val="21"/>
          <w:szCs w:val="21"/>
          <w:lang w:val="en-US" w:eastAsia="zh-CN"/>
        </w:rPr>
      </w:pPr>
      <w:r>
        <w:rPr>
          <w:rFonts w:hint="eastAsia"/>
          <w:sz w:val="21"/>
          <w:szCs w:val="21"/>
          <w:lang w:val="en-US" w:eastAsia="zh-CN"/>
        </w:rPr>
        <w:t>查看路由器或交换机上的路由表，每台设备上的路由表都有四个网段。</w:t>
      </w:r>
    </w:p>
    <w:p>
      <w:pPr>
        <w:spacing w:line="360" w:lineRule="auto"/>
        <w:jc w:val="center"/>
      </w:pPr>
      <w:r>
        <w:drawing>
          <wp:inline distT="0" distB="0" distL="114300" distR="114300">
            <wp:extent cx="4238625" cy="4079875"/>
            <wp:effectExtent l="0" t="0" r="9525" b="15875"/>
            <wp:docPr id="6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8"/>
                    <pic:cNvPicPr>
                      <a:picLocks noChangeAspect="1"/>
                    </pic:cNvPicPr>
                  </pic:nvPicPr>
                  <pic:blipFill>
                    <a:blip r:embed="rId20"/>
                    <a:stretch>
                      <a:fillRect/>
                    </a:stretch>
                  </pic:blipFill>
                  <pic:spPr>
                    <a:xfrm>
                      <a:off x="0" y="0"/>
                      <a:ext cx="4238625" cy="4079875"/>
                    </a:xfrm>
                    <a:prstGeom prst="rect">
                      <a:avLst/>
                    </a:prstGeom>
                    <a:noFill/>
                    <a:ln>
                      <a:noFill/>
                    </a:ln>
                  </pic:spPr>
                </pic:pic>
              </a:graphicData>
            </a:graphic>
          </wp:inline>
        </w:drawing>
      </w:r>
    </w:p>
    <w:p>
      <w:pPr>
        <w:spacing w:line="360" w:lineRule="auto"/>
        <w:jc w:val="center"/>
      </w:pPr>
      <w:r>
        <w:drawing>
          <wp:inline distT="0" distB="0" distL="114300" distR="114300">
            <wp:extent cx="4135755" cy="3980180"/>
            <wp:effectExtent l="0" t="0" r="17145" b="1270"/>
            <wp:docPr id="6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9"/>
                    <pic:cNvPicPr>
                      <a:picLocks noChangeAspect="1"/>
                    </pic:cNvPicPr>
                  </pic:nvPicPr>
                  <pic:blipFill>
                    <a:blip r:embed="rId21"/>
                    <a:stretch>
                      <a:fillRect/>
                    </a:stretch>
                  </pic:blipFill>
                  <pic:spPr>
                    <a:xfrm>
                      <a:off x="0" y="0"/>
                      <a:ext cx="4135755" cy="3980180"/>
                    </a:xfrm>
                    <a:prstGeom prst="rect">
                      <a:avLst/>
                    </a:prstGeom>
                    <a:noFill/>
                    <a:ln>
                      <a:noFill/>
                    </a:ln>
                  </pic:spPr>
                </pic:pic>
              </a:graphicData>
            </a:graphic>
          </wp:inline>
        </w:drawing>
      </w:r>
    </w:p>
    <w:p>
      <w:pPr>
        <w:spacing w:line="360" w:lineRule="auto"/>
        <w:jc w:val="center"/>
        <w:rPr>
          <w:sz w:val="24"/>
          <w:szCs w:val="28"/>
        </w:rPr>
      </w:pPr>
      <w:r>
        <w:drawing>
          <wp:inline distT="0" distB="0" distL="114300" distR="114300">
            <wp:extent cx="4051300" cy="3898900"/>
            <wp:effectExtent l="0" t="0" r="6350" b="6350"/>
            <wp:docPr id="6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0"/>
                    <pic:cNvPicPr>
                      <a:picLocks noChangeAspect="1"/>
                    </pic:cNvPicPr>
                  </pic:nvPicPr>
                  <pic:blipFill>
                    <a:blip r:embed="rId22"/>
                    <a:stretch>
                      <a:fillRect/>
                    </a:stretch>
                  </pic:blipFill>
                  <pic:spPr>
                    <a:xfrm>
                      <a:off x="0" y="0"/>
                      <a:ext cx="4051300" cy="389890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（7）查看OSPF信息</w:t>
      </w:r>
    </w:p>
    <w:p>
      <w:pPr>
        <w:spacing w:line="360" w:lineRule="auto"/>
        <w:ind w:firstLine="420" w:firstLineChars="200"/>
        <w:rPr>
          <w:rFonts w:hint="default"/>
          <w:sz w:val="21"/>
          <w:szCs w:val="21"/>
          <w:lang w:val="en-US" w:eastAsia="zh-CN"/>
        </w:rPr>
      </w:pPr>
      <w:r>
        <w:rPr>
          <w:rFonts w:hint="eastAsia"/>
          <w:sz w:val="21"/>
          <w:szCs w:val="21"/>
          <w:lang w:val="en-US" w:eastAsia="zh-CN"/>
        </w:rPr>
        <w:t>在Router0上查看OSPF邻居Router1，状态位full，因为两个路由器之间是点对点的链路，所以没有选举DR和BDR，邻居存活的时间为31s，邻居IP地址和Router0的连接端口也列出来了。</w:t>
      </w:r>
    </w:p>
    <w:p>
      <w:pPr>
        <w:spacing w:line="360" w:lineRule="auto"/>
        <w:jc w:val="center"/>
      </w:pPr>
      <w:r>
        <w:drawing>
          <wp:inline distT="0" distB="0" distL="114300" distR="114300">
            <wp:extent cx="3976370" cy="3476625"/>
            <wp:effectExtent l="0" t="0" r="5080" b="9525"/>
            <wp:docPr id="6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1"/>
                    <pic:cNvPicPr>
                      <a:picLocks noChangeAspect="1"/>
                    </pic:cNvPicPr>
                  </pic:nvPicPr>
                  <pic:blipFill>
                    <a:blip r:embed="rId23"/>
                    <a:srcRect b="9152"/>
                    <a:stretch>
                      <a:fillRect/>
                    </a:stretch>
                  </pic:blipFill>
                  <pic:spPr>
                    <a:xfrm>
                      <a:off x="0" y="0"/>
                      <a:ext cx="3976370" cy="3476625"/>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在Router0上查看OSPF数据库，显示Router0和Router1的IP地址，因为没有配置OSPF ID，路由器选择活动中端口地址中IP最大的作为自己的ID。</w:t>
      </w:r>
    </w:p>
    <w:p>
      <w:pPr>
        <w:spacing w:line="360" w:lineRule="auto"/>
        <w:jc w:val="center"/>
      </w:pPr>
      <w:r>
        <w:drawing>
          <wp:inline distT="0" distB="0" distL="114300" distR="114300">
            <wp:extent cx="4161790" cy="4005580"/>
            <wp:effectExtent l="0" t="0" r="10160" b="13970"/>
            <wp:docPr id="6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2"/>
                    <pic:cNvPicPr>
                      <a:picLocks noChangeAspect="1"/>
                    </pic:cNvPicPr>
                  </pic:nvPicPr>
                  <pic:blipFill>
                    <a:blip r:embed="rId24"/>
                    <a:stretch>
                      <a:fillRect/>
                    </a:stretch>
                  </pic:blipFill>
                  <pic:spPr>
                    <a:xfrm>
                      <a:off x="0" y="0"/>
                      <a:ext cx="4161790" cy="400558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（8）ping命令测试连通性</w:t>
      </w:r>
    </w:p>
    <w:p>
      <w:pPr>
        <w:spacing w:line="360" w:lineRule="auto"/>
        <w:ind w:firstLine="420" w:firstLineChars="200"/>
        <w:rPr>
          <w:rFonts w:hint="default"/>
          <w:sz w:val="21"/>
          <w:szCs w:val="21"/>
          <w:lang w:val="en-US" w:eastAsia="zh-CN"/>
        </w:rPr>
      </w:pPr>
      <w:r>
        <w:rPr>
          <w:rFonts w:hint="eastAsia"/>
          <w:sz w:val="21"/>
          <w:szCs w:val="21"/>
          <w:lang w:val="en-US" w:eastAsia="zh-CN"/>
        </w:rPr>
        <w:t>PC0 ping PC1</w:t>
      </w:r>
    </w:p>
    <w:p>
      <w:pPr>
        <w:spacing w:line="360" w:lineRule="auto"/>
        <w:ind w:firstLine="420" w:firstLineChars="200"/>
        <w:jc w:val="center"/>
        <w:rPr>
          <w:sz w:val="24"/>
          <w:szCs w:val="28"/>
        </w:rPr>
      </w:pPr>
      <w:r>
        <w:rPr>
          <w:rFonts w:hint="eastAsia"/>
          <w:sz w:val="21"/>
          <w:szCs w:val="21"/>
          <w:lang w:val="en-US" w:eastAsia="zh-CN"/>
        </w:rPr>
        <w:drawing>
          <wp:inline distT="0" distB="0" distL="114300" distR="114300">
            <wp:extent cx="3914140" cy="2622550"/>
            <wp:effectExtent l="0" t="0" r="0" b="0"/>
            <wp:docPr id="6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3"/>
                    <pic:cNvPicPr>
                      <a:picLocks noChangeAspect="1"/>
                    </pic:cNvPicPr>
                  </pic:nvPicPr>
                  <pic:blipFill>
                    <a:blip r:embed="rId25"/>
                    <a:srcRect t="30389"/>
                    <a:stretch>
                      <a:fillRect/>
                    </a:stretch>
                  </pic:blipFill>
                  <pic:spPr>
                    <a:xfrm>
                      <a:off x="0" y="0"/>
                      <a:ext cx="3914140" cy="2622550"/>
                    </a:xfrm>
                    <a:prstGeom prst="rect">
                      <a:avLst/>
                    </a:prstGeom>
                    <a:noFill/>
                    <a:ln>
                      <a:noFill/>
                    </a:ln>
                  </pic:spPr>
                </pic:pic>
              </a:graphicData>
            </a:graphic>
          </wp:inline>
        </w:drawing>
      </w:r>
    </w:p>
    <w:p>
      <w:pPr>
        <w:spacing w:line="360" w:lineRule="auto"/>
        <w:rPr>
          <w:b/>
          <w:sz w:val="24"/>
          <w:szCs w:val="28"/>
        </w:rPr>
      </w:pPr>
      <w:r>
        <w:rPr>
          <w:rFonts w:hint="eastAsia"/>
          <w:b/>
          <w:sz w:val="24"/>
          <w:szCs w:val="28"/>
        </w:rPr>
        <w:t>实验数据：</w:t>
      </w:r>
    </w:p>
    <w:p>
      <w:pPr>
        <w:spacing w:line="360" w:lineRule="auto"/>
        <w:ind w:firstLine="420" w:firstLineChars="200"/>
        <w:rPr>
          <w:sz w:val="24"/>
          <w:szCs w:val="28"/>
        </w:rPr>
      </w:pPr>
      <w:r>
        <w:rPr>
          <w:rFonts w:hint="eastAsia"/>
          <w:sz w:val="21"/>
          <w:szCs w:val="21"/>
          <w:lang w:val="en-US" w:eastAsia="zh-CN"/>
        </w:rPr>
        <w:t>本次实验无重要实验数据，部分实验步骤以图片的形式记录于实验步骤中。</w:t>
      </w:r>
    </w:p>
    <w:p>
      <w:pPr>
        <w:spacing w:line="360" w:lineRule="auto"/>
        <w:rPr>
          <w:b/>
          <w:sz w:val="24"/>
          <w:szCs w:val="28"/>
        </w:rPr>
      </w:pPr>
      <w:r>
        <w:rPr>
          <w:rFonts w:hint="eastAsia"/>
          <w:b/>
          <w:sz w:val="24"/>
          <w:szCs w:val="28"/>
        </w:rPr>
        <w:t>实验数据处理：</w:t>
      </w:r>
    </w:p>
    <w:p>
      <w:pPr>
        <w:spacing w:line="360" w:lineRule="auto"/>
        <w:ind w:firstLine="420" w:firstLineChars="200"/>
        <w:rPr>
          <w:sz w:val="24"/>
          <w:szCs w:val="28"/>
        </w:rPr>
      </w:pPr>
      <w:r>
        <w:rPr>
          <w:rFonts w:hint="eastAsia"/>
          <w:sz w:val="21"/>
          <w:szCs w:val="21"/>
          <w:lang w:val="en-US" w:eastAsia="zh-CN"/>
        </w:rPr>
        <w:t>由于本次实验未涉及重要的实验数据，因此无需进行数据处理。</w:t>
      </w:r>
    </w:p>
    <w:p>
      <w:pPr>
        <w:spacing w:line="360" w:lineRule="auto"/>
        <w:rPr>
          <w:b/>
          <w:sz w:val="24"/>
          <w:szCs w:val="28"/>
        </w:rPr>
      </w:pPr>
      <w:r>
        <w:rPr>
          <w:rFonts w:hint="eastAsia"/>
          <w:b/>
          <w:sz w:val="24"/>
          <w:szCs w:val="28"/>
        </w:rPr>
        <w:t>实验结果与分析：</w:t>
      </w:r>
    </w:p>
    <w:p>
      <w:pPr>
        <w:spacing w:line="360" w:lineRule="auto"/>
        <w:ind w:firstLine="420" w:firstLineChars="200"/>
        <w:rPr>
          <w:ins w:id="1" w:author="李晓" w:date="2023-12-13T20:12:43Z"/>
          <w:rFonts w:hint="default"/>
          <w:sz w:val="21"/>
          <w:szCs w:val="21"/>
          <w:lang w:val="en-US" w:eastAsia="zh-CN"/>
        </w:rPr>
      </w:pPr>
      <w:r>
        <w:rPr>
          <w:rFonts w:hint="eastAsia"/>
          <w:sz w:val="21"/>
          <w:szCs w:val="21"/>
          <w:lang w:val="en-US" w:eastAsia="zh-CN"/>
        </w:rPr>
        <w:t>在这个环节，将针对实验指导书中的部分思考问题进行回答。</w:t>
      </w:r>
    </w:p>
    <w:p>
      <w:pPr>
        <w:spacing w:line="360" w:lineRule="auto"/>
        <w:rPr>
          <w:rFonts w:hint="eastAsia"/>
          <w:b/>
          <w:bCs/>
          <w:sz w:val="21"/>
          <w:szCs w:val="21"/>
          <w:lang w:val="en-US" w:eastAsia="zh-CN"/>
        </w:rPr>
      </w:pPr>
      <w:r>
        <w:rPr>
          <w:rFonts w:hint="eastAsia"/>
          <w:b/>
          <w:bCs/>
          <w:sz w:val="21"/>
          <w:szCs w:val="21"/>
          <w:lang w:val="en-US" w:eastAsia="zh-CN"/>
        </w:rPr>
        <w:t>（一）本实验拓扑图一共包含4个网段，划分Area0和Area1两个区域，尝试修改OSPF路由配置，将4个网段同时划入一个区域，看看PC0和PC1是否能够连通？</w:t>
      </w:r>
    </w:p>
    <w:p>
      <w:pPr>
        <w:spacing w:line="360" w:lineRule="auto"/>
        <w:ind w:firstLine="420" w:firstLineChars="200"/>
        <w:rPr>
          <w:b/>
          <w:sz w:val="24"/>
          <w:szCs w:val="28"/>
        </w:rPr>
      </w:pPr>
      <w:r>
        <w:rPr>
          <w:rFonts w:hint="eastAsia"/>
          <w:sz w:val="21"/>
          <w:szCs w:val="21"/>
          <w:lang w:val="en-US" w:eastAsia="zh-CN"/>
        </w:rPr>
        <w:t>在OSPF配置中，如果将4个网段同时划入一个OSPF区域（Area），这些网段将会共享相同的OSPF路由信息，但是仍然需要注意其他几个因素以确保PC0和PC1能够连通：（1）相邻路由器配置（2）IP地址配置（3）路由器行为</w:t>
      </w:r>
    </w:p>
    <w:p>
      <w:pPr>
        <w:spacing w:line="360" w:lineRule="auto"/>
        <w:rPr>
          <w:rFonts w:hint="eastAsia"/>
          <w:b/>
          <w:bCs/>
          <w:sz w:val="21"/>
          <w:szCs w:val="21"/>
          <w:lang w:val="en-US" w:eastAsia="zh-CN"/>
        </w:rPr>
      </w:pPr>
      <w:r>
        <w:rPr>
          <w:rFonts w:hint="eastAsia"/>
          <w:b/>
          <w:bCs/>
          <w:sz w:val="21"/>
          <w:szCs w:val="21"/>
          <w:lang w:val="en-US" w:eastAsia="zh-CN"/>
        </w:rPr>
        <w:t>（二）怎样理解和验证，同一网络中的路由器拥有一个相同的链路状态数据库（LSDB）？</w:t>
      </w:r>
    </w:p>
    <w:p>
      <w:pPr>
        <w:spacing w:line="360" w:lineRule="auto"/>
        <w:ind w:firstLine="420" w:firstLineChars="200"/>
        <w:rPr>
          <w:b/>
          <w:sz w:val="24"/>
          <w:szCs w:val="28"/>
        </w:rPr>
      </w:pPr>
      <w:r>
        <w:rPr>
          <w:rFonts w:hint="eastAsia"/>
          <w:sz w:val="21"/>
          <w:szCs w:val="21"/>
          <w:lang w:val="en-US" w:eastAsia="zh-CN"/>
        </w:rPr>
        <w:t>通过show ip ospf database查看各路由器，验证其链路状态数据库相同。</w:t>
      </w: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before="312" w:beforeLines="100" w:line="360" w:lineRule="auto"/>
        <w:rPr>
          <w:b/>
          <w:sz w:val="24"/>
          <w:szCs w:val="28"/>
          <w:u w:val="single"/>
        </w:rPr>
      </w:pPr>
      <w:r>
        <w:rPr>
          <w:rFonts w:hint="eastAsia"/>
          <w:b/>
          <w:sz w:val="24"/>
          <w:szCs w:val="28"/>
        </w:rPr>
        <w:t>实验名称：</w:t>
      </w:r>
    </w:p>
    <w:p>
      <w:pPr>
        <w:spacing w:line="360" w:lineRule="auto"/>
        <w:ind w:firstLine="420" w:firstLineChars="200"/>
        <w:rPr>
          <w:rFonts w:hint="default" w:eastAsiaTheme="minorEastAsia"/>
          <w:sz w:val="21"/>
          <w:szCs w:val="21"/>
          <w:lang w:val="en-US" w:eastAsia="zh-CN"/>
        </w:rPr>
      </w:pPr>
      <w:r>
        <w:rPr>
          <w:rFonts w:hint="eastAsia"/>
          <w:sz w:val="21"/>
          <w:szCs w:val="21"/>
          <w:lang w:val="en-US" w:eastAsia="zh-CN"/>
        </w:rPr>
        <w:t>实验十一：基于思科模拟器的路由重分布实验</w:t>
      </w:r>
    </w:p>
    <w:p>
      <w:pPr>
        <w:spacing w:line="360" w:lineRule="auto"/>
        <w:rPr>
          <w:b/>
          <w:sz w:val="24"/>
          <w:szCs w:val="28"/>
        </w:rPr>
      </w:pPr>
      <w:r>
        <w:rPr>
          <w:rFonts w:hint="eastAsia"/>
          <w:b/>
          <w:sz w:val="24"/>
          <w:szCs w:val="28"/>
        </w:rPr>
        <w:t>实验目的：</w:t>
      </w:r>
    </w:p>
    <w:p>
      <w:pPr>
        <w:spacing w:line="360" w:lineRule="auto"/>
        <w:ind w:firstLine="420" w:firstLineChars="200"/>
        <w:rPr>
          <w:rFonts w:hint="default"/>
          <w:sz w:val="21"/>
          <w:szCs w:val="21"/>
          <w:lang w:val="en-US" w:eastAsia="zh-CN"/>
        </w:rPr>
      </w:pPr>
      <w:r>
        <w:rPr>
          <w:rFonts w:hint="eastAsia"/>
          <w:sz w:val="21"/>
          <w:szCs w:val="21"/>
          <w:lang w:val="en-US" w:eastAsia="zh-CN"/>
        </w:rPr>
        <w:t>（1）掌握路由配置方法</w:t>
      </w:r>
    </w:p>
    <w:p>
      <w:pPr>
        <w:spacing w:line="360" w:lineRule="auto"/>
        <w:ind w:firstLine="420" w:firstLineChars="200"/>
        <w:rPr>
          <w:rFonts w:hint="default"/>
          <w:sz w:val="21"/>
          <w:szCs w:val="21"/>
          <w:lang w:val="en-US" w:eastAsia="zh-CN"/>
        </w:rPr>
      </w:pPr>
      <w:r>
        <w:rPr>
          <w:rFonts w:hint="eastAsia"/>
          <w:sz w:val="21"/>
          <w:szCs w:val="21"/>
          <w:lang w:val="en-US" w:eastAsia="zh-CN"/>
        </w:rPr>
        <w:t>（2）掌握不用路由协议之间转换的原则</w:t>
      </w:r>
    </w:p>
    <w:p>
      <w:pPr>
        <w:spacing w:line="360" w:lineRule="auto"/>
        <w:ind w:firstLine="420" w:firstLineChars="200"/>
        <w:rPr>
          <w:rFonts w:hint="eastAsia"/>
          <w:sz w:val="21"/>
          <w:szCs w:val="21"/>
          <w:lang w:val="en-US" w:eastAsia="zh-CN"/>
        </w:rPr>
      </w:pPr>
      <w:r>
        <w:rPr>
          <w:rFonts w:hint="eastAsia"/>
          <w:sz w:val="21"/>
          <w:szCs w:val="21"/>
          <w:lang w:val="en-US" w:eastAsia="zh-CN"/>
        </w:rPr>
        <w:t>（3）掌握静态路由或直连路由在动态路由重分布的方法</w:t>
      </w:r>
    </w:p>
    <w:p>
      <w:pPr>
        <w:spacing w:line="360" w:lineRule="auto"/>
        <w:rPr>
          <w:b/>
          <w:sz w:val="24"/>
          <w:szCs w:val="28"/>
        </w:rPr>
      </w:pPr>
      <w:r>
        <w:rPr>
          <w:rFonts w:hint="eastAsia"/>
          <w:b/>
          <w:sz w:val="24"/>
          <w:szCs w:val="28"/>
        </w:rPr>
        <w:t>实验仪器：</w:t>
      </w:r>
    </w:p>
    <w:p>
      <w:pPr>
        <w:spacing w:line="360" w:lineRule="auto"/>
        <w:ind w:firstLine="420" w:firstLineChars="200"/>
        <w:rPr>
          <w:rFonts w:hint="default"/>
          <w:sz w:val="21"/>
          <w:szCs w:val="21"/>
          <w:lang w:val="en-US" w:eastAsia="zh-CN"/>
        </w:rPr>
      </w:pPr>
      <w:r>
        <w:rPr>
          <w:rFonts w:hint="eastAsia"/>
          <w:sz w:val="21"/>
          <w:szCs w:val="21"/>
          <w:lang w:val="en-US" w:eastAsia="zh-CN"/>
        </w:rPr>
        <w:t>路由器3台、三层交换机1台、直连线若干、主机2台</w:t>
      </w:r>
    </w:p>
    <w:p>
      <w:pPr>
        <w:spacing w:line="360" w:lineRule="auto"/>
        <w:rPr>
          <w:b/>
          <w:sz w:val="24"/>
          <w:szCs w:val="28"/>
        </w:rPr>
      </w:pPr>
      <w:r>
        <w:rPr>
          <w:rFonts w:hint="eastAsia"/>
          <w:b/>
          <w:sz w:val="24"/>
          <w:szCs w:val="28"/>
        </w:rPr>
        <w:t>实验原理：</w:t>
      </w:r>
    </w:p>
    <w:p>
      <w:pPr>
        <w:spacing w:line="360" w:lineRule="auto"/>
        <w:ind w:firstLine="420" w:firstLineChars="200"/>
        <w:rPr>
          <w:rFonts w:hint="eastAsia"/>
          <w:sz w:val="21"/>
          <w:szCs w:val="21"/>
          <w:lang w:val="en-US" w:eastAsia="zh-CN"/>
        </w:rPr>
      </w:pPr>
      <w:r>
        <w:rPr>
          <w:rFonts w:hint="eastAsia"/>
          <w:sz w:val="21"/>
          <w:szCs w:val="21"/>
          <w:lang w:val="en-US" w:eastAsia="zh-CN"/>
        </w:rPr>
        <w:t>某企业拥有3台路由器和1台三层交换机，企业内部采用了RIP和OSPF两种动态路由协议，同时网络中有去往192.168.5.0/24网段的静态路由，PC1所在末梢网络，有去往外部网络的默认路由，请正确配置网络设备，使得网络内部的每台设备都能通信。</w:t>
      </w:r>
    </w:p>
    <w:p>
      <w:pPr>
        <w:spacing w:line="360" w:lineRule="auto"/>
        <w:ind w:firstLine="420" w:firstLineChars="200"/>
        <w:rPr>
          <w:rFonts w:hint="eastAsia"/>
          <w:sz w:val="21"/>
          <w:szCs w:val="21"/>
          <w:lang w:val="en-US" w:eastAsia="zh-CN"/>
        </w:rPr>
      </w:pPr>
      <w:r>
        <w:rPr>
          <w:rFonts w:hint="eastAsia"/>
          <w:sz w:val="21"/>
          <w:szCs w:val="21"/>
          <w:lang w:val="en-US" w:eastAsia="zh-CN"/>
        </w:rPr>
        <w:t>路由重分布能让路由器交换路由信息，从而实现多种路由协议之间的路由信息共享。实施路由重分布的路由器为边界路由器（ASBR），该路由器上启用了多种路由协议，它们位于2个或多个自治系统的边界上。因路由协议自身的差异，在路由重分布时需要考虑不同路由协议的度量值和管理距离，度量值主要用于确定最佳路径，管理距离主要确定路由的来源。RIP路由以跳数作为路径的度量值，OSPF 路由以链路状态作路径的度量值，路由重分布的原则，就是度量值要进行合理的转换。OSPF在RIP中重分布时，要用metric折合成跳数，RIP在OSPF中重分布时，跳数也折合成链路状态的度量值。如果度量值分配不正确，路由重分布将会失败。</w:t>
      </w:r>
    </w:p>
    <w:p>
      <w:pPr>
        <w:spacing w:line="360" w:lineRule="auto"/>
        <w:ind w:firstLine="420" w:firstLineChars="200"/>
        <w:rPr>
          <w:rFonts w:hint="default"/>
          <w:sz w:val="21"/>
          <w:szCs w:val="21"/>
          <w:lang w:val="en-US" w:eastAsia="zh-CN"/>
        </w:rPr>
      </w:pPr>
      <w:r>
        <w:rPr>
          <w:rFonts w:hint="eastAsia"/>
          <w:sz w:val="21"/>
          <w:szCs w:val="21"/>
          <w:lang w:val="en-US" w:eastAsia="zh-CN"/>
        </w:rPr>
        <w:t>静态路由在RIP中重分布时，如果不指定度量值，默认是1跳。直连路由在RIP中重分布时，如果不指定度量值，默认也是1跳。静态路由和直连路由在OSPF中重分布时，如果不指定度量值，默认是20，类型为2，默认子网不进行重分布，所以一般要加上参数subnets，子网也可以重分布。本次实验的网络拓扑结构图如下。</w:t>
      </w:r>
    </w:p>
    <w:p>
      <w:pPr>
        <w:spacing w:line="360" w:lineRule="auto"/>
        <w:jc w:val="center"/>
        <w:rPr>
          <w:sz w:val="24"/>
          <w:szCs w:val="28"/>
        </w:rPr>
      </w:pPr>
      <w:r>
        <w:drawing>
          <wp:inline distT="0" distB="0" distL="114300" distR="114300">
            <wp:extent cx="2971165" cy="1607820"/>
            <wp:effectExtent l="0" t="0" r="63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2971165" cy="1607820"/>
                    </a:xfrm>
                    <a:prstGeom prst="rect">
                      <a:avLst/>
                    </a:prstGeom>
                    <a:noFill/>
                    <a:ln>
                      <a:noFill/>
                    </a:ln>
                  </pic:spPr>
                </pic:pic>
              </a:graphicData>
            </a:graphic>
          </wp:inline>
        </w:drawing>
      </w:r>
    </w:p>
    <w:p>
      <w:pPr>
        <w:spacing w:line="360" w:lineRule="auto"/>
        <w:rPr>
          <w:b/>
          <w:sz w:val="24"/>
          <w:szCs w:val="28"/>
        </w:rPr>
      </w:pPr>
      <w:r>
        <w:rPr>
          <w:rFonts w:hint="eastAsia"/>
          <w:b/>
          <w:sz w:val="24"/>
          <w:szCs w:val="28"/>
        </w:rPr>
        <w:t>实验内容与步骤：</w:t>
      </w:r>
    </w:p>
    <w:p>
      <w:pPr>
        <w:spacing w:line="360" w:lineRule="auto"/>
        <w:rPr>
          <w:rFonts w:hint="default" w:eastAsiaTheme="minorEastAsia"/>
          <w:b/>
          <w:bCs/>
          <w:sz w:val="21"/>
          <w:szCs w:val="21"/>
          <w:lang w:val="en-US" w:eastAsia="zh-CN"/>
        </w:rPr>
      </w:pPr>
      <w:r>
        <w:rPr>
          <w:rFonts w:hint="eastAsia"/>
          <w:b/>
          <w:bCs/>
          <w:sz w:val="21"/>
          <w:szCs w:val="21"/>
          <w:lang w:eastAsia="zh-CN"/>
        </w:rPr>
        <w:t>（</w:t>
      </w:r>
      <w:r>
        <w:rPr>
          <w:rFonts w:hint="eastAsia"/>
          <w:b/>
          <w:bCs/>
          <w:sz w:val="21"/>
          <w:szCs w:val="21"/>
          <w:lang w:val="en-US" w:eastAsia="zh-CN"/>
        </w:rPr>
        <w:t>1</w:t>
      </w:r>
      <w:r>
        <w:rPr>
          <w:rFonts w:hint="eastAsia"/>
          <w:b/>
          <w:bCs/>
          <w:sz w:val="21"/>
          <w:szCs w:val="21"/>
          <w:lang w:eastAsia="zh-CN"/>
        </w:rPr>
        <w:t>）</w:t>
      </w:r>
      <w:r>
        <w:rPr>
          <w:rFonts w:hint="eastAsia"/>
          <w:b/>
          <w:bCs/>
          <w:sz w:val="21"/>
          <w:szCs w:val="21"/>
          <w:lang w:val="en-US" w:eastAsia="zh-CN"/>
        </w:rPr>
        <w:t>连线</w:t>
      </w:r>
    </w:p>
    <w:p>
      <w:pPr>
        <w:spacing w:line="360" w:lineRule="auto"/>
        <w:ind w:firstLine="420" w:firstLineChars="200"/>
        <w:rPr>
          <w:rFonts w:hint="default"/>
          <w:sz w:val="21"/>
          <w:szCs w:val="21"/>
          <w:lang w:val="en-US" w:eastAsia="zh-CN"/>
        </w:rPr>
      </w:pPr>
      <w:r>
        <w:rPr>
          <w:rFonts w:hint="eastAsia"/>
          <w:sz w:val="21"/>
          <w:szCs w:val="21"/>
          <w:lang w:val="en-US" w:eastAsia="zh-CN"/>
        </w:rPr>
        <w:t>选择路由器和交换机，按照网络拓扑结构连线。</w:t>
      </w:r>
    </w:p>
    <w:p>
      <w:pPr>
        <w:spacing w:line="360" w:lineRule="auto"/>
        <w:jc w:val="center"/>
        <w:rPr>
          <w:sz w:val="24"/>
          <w:szCs w:val="28"/>
        </w:rPr>
      </w:pPr>
      <w:r>
        <w:drawing>
          <wp:inline distT="0" distB="0" distL="114300" distR="114300">
            <wp:extent cx="4918075" cy="2743835"/>
            <wp:effectExtent l="0" t="0" r="15875" b="18415"/>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27"/>
                    <a:stretch>
                      <a:fillRect/>
                    </a:stretch>
                  </pic:blipFill>
                  <pic:spPr>
                    <a:xfrm>
                      <a:off x="0" y="0"/>
                      <a:ext cx="4918075" cy="274383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eastAsia="zh-CN"/>
        </w:rPr>
        <w:t>（</w:t>
      </w:r>
      <w:r>
        <w:rPr>
          <w:rFonts w:hint="eastAsia"/>
          <w:b/>
          <w:bCs/>
          <w:sz w:val="21"/>
          <w:szCs w:val="21"/>
          <w:lang w:val="en-US" w:eastAsia="zh-CN"/>
        </w:rPr>
        <w:t>2</w:t>
      </w:r>
      <w:r>
        <w:rPr>
          <w:rFonts w:hint="eastAsia"/>
          <w:b/>
          <w:bCs/>
          <w:sz w:val="21"/>
          <w:szCs w:val="21"/>
          <w:lang w:eastAsia="zh-CN"/>
        </w:rPr>
        <w:t>）</w:t>
      </w:r>
      <w:r>
        <w:rPr>
          <w:rFonts w:hint="eastAsia"/>
          <w:b/>
          <w:bCs/>
          <w:sz w:val="21"/>
          <w:szCs w:val="21"/>
          <w:lang w:val="en-US" w:eastAsia="zh-CN"/>
        </w:rPr>
        <w:t>配置主机网卡地址</w:t>
      </w:r>
    </w:p>
    <w:p>
      <w:pPr>
        <w:spacing w:line="360" w:lineRule="auto"/>
        <w:ind w:firstLine="420" w:firstLineChars="200"/>
        <w:rPr>
          <w:rFonts w:hint="default"/>
          <w:sz w:val="21"/>
          <w:szCs w:val="21"/>
          <w:lang w:val="en-US" w:eastAsia="zh-CN"/>
        </w:rPr>
      </w:pPr>
      <w:r>
        <w:rPr>
          <w:rFonts w:hint="eastAsia"/>
          <w:sz w:val="21"/>
          <w:szCs w:val="21"/>
          <w:lang w:val="en-US" w:eastAsia="zh-CN"/>
        </w:rPr>
        <w:t>PC0</w:t>
      </w:r>
    </w:p>
    <w:p>
      <w:pPr>
        <w:spacing w:line="360" w:lineRule="auto"/>
        <w:jc w:val="center"/>
      </w:pPr>
      <w:r>
        <w:drawing>
          <wp:inline distT="0" distB="0" distL="114300" distR="114300">
            <wp:extent cx="4370705" cy="4206240"/>
            <wp:effectExtent l="0" t="0" r="10795" b="381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8"/>
                    <a:stretch>
                      <a:fillRect/>
                    </a:stretch>
                  </pic:blipFill>
                  <pic:spPr>
                    <a:xfrm>
                      <a:off x="0" y="0"/>
                      <a:ext cx="4370705" cy="4206240"/>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PC1</w:t>
      </w:r>
    </w:p>
    <w:p>
      <w:pPr>
        <w:spacing w:line="360" w:lineRule="auto"/>
        <w:jc w:val="center"/>
        <w:rPr>
          <w:sz w:val="24"/>
          <w:szCs w:val="28"/>
        </w:rPr>
      </w:pPr>
      <w:r>
        <w:drawing>
          <wp:inline distT="0" distB="0" distL="114300" distR="114300">
            <wp:extent cx="4495800" cy="4326890"/>
            <wp:effectExtent l="0" t="0" r="0" b="1651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9"/>
                    <a:stretch>
                      <a:fillRect/>
                    </a:stretch>
                  </pic:blipFill>
                  <pic:spPr>
                    <a:xfrm>
                      <a:off x="0" y="0"/>
                      <a:ext cx="4495800" cy="432689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eastAsia="zh-CN"/>
        </w:rPr>
        <w:t>（</w:t>
      </w:r>
      <w:r>
        <w:rPr>
          <w:rFonts w:hint="eastAsia"/>
          <w:b/>
          <w:bCs/>
          <w:sz w:val="21"/>
          <w:szCs w:val="21"/>
          <w:lang w:val="en-US" w:eastAsia="zh-CN"/>
        </w:rPr>
        <w:t>3</w:t>
      </w:r>
      <w:r>
        <w:rPr>
          <w:rFonts w:hint="eastAsia"/>
          <w:b/>
          <w:bCs/>
          <w:sz w:val="21"/>
          <w:szCs w:val="21"/>
          <w:lang w:eastAsia="zh-CN"/>
        </w:rPr>
        <w:t>）</w:t>
      </w:r>
      <w:r>
        <w:rPr>
          <w:rFonts w:hint="eastAsia"/>
          <w:b/>
          <w:bCs/>
          <w:sz w:val="21"/>
          <w:szCs w:val="21"/>
          <w:lang w:val="en-US" w:eastAsia="zh-CN"/>
        </w:rPr>
        <w:t>配置路由器的端口地址</w:t>
      </w:r>
    </w:p>
    <w:p>
      <w:pPr>
        <w:spacing w:line="360" w:lineRule="auto"/>
        <w:ind w:firstLine="420" w:firstLineChars="200"/>
        <w:rPr>
          <w:rFonts w:hint="eastAsia"/>
          <w:sz w:val="21"/>
          <w:szCs w:val="21"/>
          <w:lang w:val="en-US" w:eastAsia="zh-CN"/>
        </w:rPr>
      </w:pPr>
      <w:r>
        <w:rPr>
          <w:rFonts w:hint="eastAsia"/>
          <w:sz w:val="21"/>
          <w:szCs w:val="21"/>
          <w:lang w:val="en-US" w:eastAsia="zh-CN"/>
        </w:rPr>
        <w:t>R1</w:t>
      </w:r>
    </w:p>
    <w:p>
      <w:pPr>
        <w:spacing w:line="360" w:lineRule="auto"/>
        <w:jc w:val="center"/>
      </w:pPr>
      <w:r>
        <w:drawing>
          <wp:inline distT="0" distB="0" distL="114300" distR="114300">
            <wp:extent cx="4441190" cy="3687445"/>
            <wp:effectExtent l="0" t="0" r="16510" b="825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0"/>
                    <a:srcRect b="13732"/>
                    <a:stretch>
                      <a:fillRect/>
                    </a:stretch>
                  </pic:blipFill>
                  <pic:spPr>
                    <a:xfrm>
                      <a:off x="0" y="0"/>
                      <a:ext cx="4441190" cy="368744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R0</w:t>
      </w:r>
    </w:p>
    <w:p>
      <w:pPr>
        <w:spacing w:line="360" w:lineRule="auto"/>
        <w:jc w:val="center"/>
      </w:pPr>
      <w:r>
        <w:drawing>
          <wp:inline distT="0" distB="0" distL="114300" distR="114300">
            <wp:extent cx="4525010" cy="4111625"/>
            <wp:effectExtent l="0" t="0" r="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1"/>
                    <a:srcRect b="5598"/>
                    <a:stretch>
                      <a:fillRect/>
                    </a:stretch>
                  </pic:blipFill>
                  <pic:spPr>
                    <a:xfrm>
                      <a:off x="0" y="0"/>
                      <a:ext cx="4525010" cy="411162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R2</w:t>
      </w:r>
    </w:p>
    <w:p>
      <w:pPr>
        <w:spacing w:line="360" w:lineRule="auto"/>
        <w:jc w:val="center"/>
        <w:rPr>
          <w:sz w:val="24"/>
          <w:szCs w:val="28"/>
        </w:rPr>
      </w:pPr>
      <w:r>
        <w:drawing>
          <wp:inline distT="0" distB="0" distL="114300" distR="114300">
            <wp:extent cx="4470400" cy="3689985"/>
            <wp:effectExtent l="0" t="0" r="6350" b="571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2"/>
                    <a:srcRect b="14222"/>
                    <a:stretch>
                      <a:fillRect/>
                    </a:stretch>
                  </pic:blipFill>
                  <pic:spPr>
                    <a:xfrm>
                      <a:off x="0" y="0"/>
                      <a:ext cx="4470400" cy="3689985"/>
                    </a:xfrm>
                    <a:prstGeom prst="rect">
                      <a:avLst/>
                    </a:prstGeom>
                    <a:noFill/>
                    <a:ln>
                      <a:noFill/>
                    </a:ln>
                  </pic:spPr>
                </pic:pic>
              </a:graphicData>
            </a:graphic>
          </wp:inline>
        </w:drawing>
      </w:r>
    </w:p>
    <w:p>
      <w:pPr>
        <w:spacing w:line="360" w:lineRule="auto"/>
        <w:rPr>
          <w:sz w:val="24"/>
          <w:szCs w:val="28"/>
        </w:rPr>
      </w:pPr>
    </w:p>
    <w:p>
      <w:pPr>
        <w:spacing w:line="360" w:lineRule="auto"/>
        <w:rPr>
          <w:rFonts w:hint="default"/>
          <w:b/>
          <w:bCs/>
          <w:sz w:val="21"/>
          <w:szCs w:val="21"/>
          <w:lang w:val="en-US" w:eastAsia="zh-CN"/>
        </w:rPr>
      </w:pPr>
      <w:r>
        <w:rPr>
          <w:rFonts w:hint="eastAsia"/>
          <w:b/>
          <w:bCs/>
          <w:sz w:val="21"/>
          <w:szCs w:val="21"/>
          <w:lang w:eastAsia="zh-CN"/>
        </w:rPr>
        <w:t>（</w:t>
      </w:r>
      <w:r>
        <w:rPr>
          <w:rFonts w:hint="eastAsia"/>
          <w:b/>
          <w:bCs/>
          <w:sz w:val="21"/>
          <w:szCs w:val="21"/>
          <w:lang w:val="en-US" w:eastAsia="zh-CN"/>
        </w:rPr>
        <w:t>4</w:t>
      </w:r>
      <w:r>
        <w:rPr>
          <w:rFonts w:hint="eastAsia"/>
          <w:b/>
          <w:bCs/>
          <w:sz w:val="21"/>
          <w:szCs w:val="21"/>
          <w:lang w:eastAsia="zh-CN"/>
        </w:rPr>
        <w:t>）</w:t>
      </w:r>
      <w:r>
        <w:rPr>
          <w:rFonts w:hint="eastAsia"/>
          <w:b/>
          <w:bCs/>
          <w:sz w:val="21"/>
          <w:szCs w:val="21"/>
          <w:lang w:val="en-US" w:eastAsia="zh-CN"/>
        </w:rPr>
        <w:t>配置交换机的端口地址</w:t>
      </w:r>
    </w:p>
    <w:p>
      <w:pPr>
        <w:spacing w:line="360" w:lineRule="auto"/>
        <w:jc w:val="center"/>
      </w:pPr>
      <w:r>
        <w:drawing>
          <wp:inline distT="0" distB="0" distL="114300" distR="114300">
            <wp:extent cx="4404360" cy="3999230"/>
            <wp:effectExtent l="0" t="0" r="0"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3"/>
                    <a:srcRect b="5662"/>
                    <a:stretch>
                      <a:fillRect/>
                    </a:stretch>
                  </pic:blipFill>
                  <pic:spPr>
                    <a:xfrm>
                      <a:off x="0" y="0"/>
                      <a:ext cx="4404360" cy="3999230"/>
                    </a:xfrm>
                    <a:prstGeom prst="rect">
                      <a:avLst/>
                    </a:prstGeom>
                    <a:noFill/>
                    <a:ln>
                      <a:noFill/>
                    </a:ln>
                  </pic:spPr>
                </pic:pic>
              </a:graphicData>
            </a:graphic>
          </wp:inline>
        </w:drawing>
      </w:r>
    </w:p>
    <w:p>
      <w:pPr>
        <w:spacing w:line="360" w:lineRule="auto"/>
        <w:jc w:val="center"/>
      </w:pPr>
      <w:r>
        <w:drawing>
          <wp:inline distT="0" distB="0" distL="114300" distR="114300">
            <wp:extent cx="4369435" cy="3959225"/>
            <wp:effectExtent l="0" t="0" r="12065" b="317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4"/>
                    <a:srcRect b="5860"/>
                    <a:stretch>
                      <a:fillRect/>
                    </a:stretch>
                  </pic:blipFill>
                  <pic:spPr>
                    <a:xfrm>
                      <a:off x="0" y="0"/>
                      <a:ext cx="4369435" cy="3959225"/>
                    </a:xfrm>
                    <a:prstGeom prst="rect">
                      <a:avLst/>
                    </a:prstGeom>
                    <a:noFill/>
                    <a:ln>
                      <a:noFill/>
                    </a:ln>
                  </pic:spPr>
                </pic:pic>
              </a:graphicData>
            </a:graphic>
          </wp:inline>
        </w:drawing>
      </w:r>
    </w:p>
    <w:p>
      <w:pPr>
        <w:spacing w:line="360" w:lineRule="auto"/>
      </w:pPr>
    </w:p>
    <w:p>
      <w:pPr>
        <w:spacing w:line="360" w:lineRule="auto"/>
        <w:rPr>
          <w:rFonts w:hint="default"/>
          <w:b/>
          <w:bCs/>
          <w:sz w:val="21"/>
          <w:szCs w:val="21"/>
          <w:lang w:val="en-US" w:eastAsia="zh-CN"/>
        </w:rPr>
      </w:pPr>
      <w:r>
        <w:rPr>
          <w:rFonts w:hint="eastAsia"/>
          <w:b/>
          <w:bCs/>
          <w:sz w:val="21"/>
          <w:szCs w:val="21"/>
          <w:lang w:eastAsia="zh-CN"/>
        </w:rPr>
        <w:t>（</w:t>
      </w:r>
      <w:r>
        <w:rPr>
          <w:rFonts w:hint="eastAsia"/>
          <w:b/>
          <w:bCs/>
          <w:sz w:val="21"/>
          <w:szCs w:val="21"/>
          <w:lang w:val="en-US" w:eastAsia="zh-CN"/>
        </w:rPr>
        <w:t>5</w:t>
      </w:r>
      <w:r>
        <w:rPr>
          <w:rFonts w:hint="eastAsia"/>
          <w:b/>
          <w:bCs/>
          <w:sz w:val="21"/>
          <w:szCs w:val="21"/>
          <w:lang w:eastAsia="zh-CN"/>
        </w:rPr>
        <w:t>）</w:t>
      </w:r>
      <w:r>
        <w:rPr>
          <w:rFonts w:hint="eastAsia"/>
          <w:b/>
          <w:bCs/>
          <w:sz w:val="21"/>
          <w:szCs w:val="21"/>
          <w:lang w:val="en-US" w:eastAsia="zh-CN"/>
        </w:rPr>
        <w:t>配置路由（重分布之前）</w:t>
      </w:r>
    </w:p>
    <w:p>
      <w:pPr>
        <w:spacing w:line="360" w:lineRule="auto"/>
        <w:ind w:firstLine="420" w:firstLineChars="200"/>
        <w:rPr>
          <w:rFonts w:hint="eastAsia"/>
          <w:sz w:val="21"/>
          <w:szCs w:val="21"/>
          <w:lang w:val="en-US" w:eastAsia="zh-CN"/>
        </w:rPr>
      </w:pPr>
      <w:r>
        <w:rPr>
          <w:rFonts w:hint="eastAsia"/>
          <w:sz w:val="21"/>
          <w:szCs w:val="21"/>
          <w:lang w:val="en-US" w:eastAsia="zh-CN"/>
        </w:rPr>
        <w:t>R1</w:t>
      </w:r>
    </w:p>
    <w:p>
      <w:pPr>
        <w:spacing w:line="360" w:lineRule="auto"/>
        <w:jc w:val="center"/>
      </w:pPr>
      <w:r>
        <w:drawing>
          <wp:inline distT="0" distB="0" distL="114300" distR="114300">
            <wp:extent cx="4350385" cy="3943985"/>
            <wp:effectExtent l="0" t="0" r="12065" b="1841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35"/>
                    <a:srcRect b="5812"/>
                    <a:stretch>
                      <a:fillRect/>
                    </a:stretch>
                  </pic:blipFill>
                  <pic:spPr>
                    <a:xfrm>
                      <a:off x="0" y="0"/>
                      <a:ext cx="4350385" cy="394398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R0</w:t>
      </w:r>
    </w:p>
    <w:p>
      <w:pPr>
        <w:spacing w:line="360" w:lineRule="auto"/>
        <w:jc w:val="center"/>
      </w:pPr>
      <w:r>
        <w:drawing>
          <wp:inline distT="0" distB="0" distL="114300" distR="114300">
            <wp:extent cx="4184650" cy="3805555"/>
            <wp:effectExtent l="0" t="0" r="6350" b="444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6"/>
                    <a:srcRect b="5532"/>
                    <a:stretch>
                      <a:fillRect/>
                    </a:stretch>
                  </pic:blipFill>
                  <pic:spPr>
                    <a:xfrm>
                      <a:off x="0" y="0"/>
                      <a:ext cx="4184650" cy="380555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R2</w:t>
      </w:r>
    </w:p>
    <w:p>
      <w:pPr>
        <w:spacing w:line="360" w:lineRule="auto"/>
        <w:jc w:val="center"/>
      </w:pPr>
      <w:r>
        <w:drawing>
          <wp:inline distT="0" distB="0" distL="114300" distR="114300">
            <wp:extent cx="4216400" cy="4058285"/>
            <wp:effectExtent l="0" t="0" r="12700" b="1841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7"/>
                    <a:stretch>
                      <a:fillRect/>
                    </a:stretch>
                  </pic:blipFill>
                  <pic:spPr>
                    <a:xfrm>
                      <a:off x="0" y="0"/>
                      <a:ext cx="4216400" cy="405828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switch</w:t>
      </w:r>
    </w:p>
    <w:p>
      <w:pPr>
        <w:spacing w:line="360" w:lineRule="auto"/>
        <w:jc w:val="center"/>
        <w:rPr>
          <w:rFonts w:hint="eastAsia"/>
          <w:lang w:val="en-US" w:eastAsia="zh-CN"/>
        </w:rPr>
      </w:pPr>
      <w:r>
        <w:drawing>
          <wp:inline distT="0" distB="0" distL="114300" distR="114300">
            <wp:extent cx="4102735" cy="3948430"/>
            <wp:effectExtent l="0" t="0" r="12065" b="1397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38"/>
                    <a:stretch>
                      <a:fillRect/>
                    </a:stretch>
                  </pic:blipFill>
                  <pic:spPr>
                    <a:xfrm>
                      <a:off x="0" y="0"/>
                      <a:ext cx="4102735" cy="3948430"/>
                    </a:xfrm>
                    <a:prstGeom prst="rect">
                      <a:avLst/>
                    </a:prstGeom>
                    <a:noFill/>
                    <a:ln>
                      <a:noFill/>
                    </a:ln>
                  </pic:spPr>
                </pic:pic>
              </a:graphicData>
            </a:graphic>
          </wp:inline>
        </w:drawing>
      </w:r>
    </w:p>
    <w:p>
      <w:pPr>
        <w:spacing w:line="360" w:lineRule="auto"/>
        <w:jc w:val="center"/>
      </w:pPr>
      <w:r>
        <w:drawing>
          <wp:inline distT="0" distB="0" distL="114300" distR="114300">
            <wp:extent cx="4116070" cy="3962400"/>
            <wp:effectExtent l="0" t="0" r="1778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9"/>
                    <a:stretch>
                      <a:fillRect/>
                    </a:stretch>
                  </pic:blipFill>
                  <pic:spPr>
                    <a:xfrm>
                      <a:off x="0" y="0"/>
                      <a:ext cx="4116070" cy="3962400"/>
                    </a:xfrm>
                    <a:prstGeom prst="rect">
                      <a:avLst/>
                    </a:prstGeom>
                    <a:noFill/>
                    <a:ln>
                      <a:noFill/>
                    </a:ln>
                  </pic:spPr>
                </pic:pic>
              </a:graphicData>
            </a:graphic>
          </wp:inline>
        </w:drawing>
      </w:r>
    </w:p>
    <w:p>
      <w:pPr>
        <w:spacing w:line="360" w:lineRule="auto"/>
        <w:jc w:val="center"/>
      </w:pPr>
      <w:r>
        <w:drawing>
          <wp:inline distT="0" distB="0" distL="114300" distR="114300">
            <wp:extent cx="4196715" cy="4039235"/>
            <wp:effectExtent l="0" t="0" r="13335" b="18415"/>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0"/>
                    <a:stretch>
                      <a:fillRect/>
                    </a:stretch>
                  </pic:blipFill>
                  <pic:spPr>
                    <a:xfrm>
                      <a:off x="0" y="0"/>
                      <a:ext cx="4196715" cy="4039235"/>
                    </a:xfrm>
                    <a:prstGeom prst="rect">
                      <a:avLst/>
                    </a:prstGeom>
                    <a:noFill/>
                    <a:ln>
                      <a:noFill/>
                    </a:ln>
                  </pic:spPr>
                </pic:pic>
              </a:graphicData>
            </a:graphic>
          </wp:inline>
        </w:drawing>
      </w:r>
    </w:p>
    <w:p>
      <w:pPr>
        <w:spacing w:line="360" w:lineRule="auto"/>
        <w:jc w:val="center"/>
      </w:pPr>
      <w:r>
        <w:drawing>
          <wp:inline distT="0" distB="0" distL="114300" distR="114300">
            <wp:extent cx="4211955" cy="4054475"/>
            <wp:effectExtent l="0" t="0" r="17145" b="317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41"/>
                    <a:stretch>
                      <a:fillRect/>
                    </a:stretch>
                  </pic:blipFill>
                  <pic:spPr>
                    <a:xfrm>
                      <a:off x="0" y="0"/>
                      <a:ext cx="4211955" cy="4054475"/>
                    </a:xfrm>
                    <a:prstGeom prst="rect">
                      <a:avLst/>
                    </a:prstGeom>
                    <a:noFill/>
                    <a:ln>
                      <a:noFill/>
                    </a:ln>
                  </pic:spPr>
                </pic:pic>
              </a:graphicData>
            </a:graphic>
          </wp:inline>
        </w:drawing>
      </w:r>
    </w:p>
    <w:p>
      <w:pPr>
        <w:spacing w:line="360" w:lineRule="auto"/>
        <w:jc w:val="center"/>
        <w:rPr>
          <w:sz w:val="24"/>
          <w:szCs w:val="28"/>
        </w:rPr>
      </w:pPr>
      <w:r>
        <w:drawing>
          <wp:inline distT="0" distB="0" distL="114300" distR="114300">
            <wp:extent cx="4195445" cy="4037965"/>
            <wp:effectExtent l="0" t="0" r="14605" b="635"/>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42"/>
                    <a:stretch>
                      <a:fillRect/>
                    </a:stretch>
                  </pic:blipFill>
                  <pic:spPr>
                    <a:xfrm>
                      <a:off x="0" y="0"/>
                      <a:ext cx="4195445" cy="4037965"/>
                    </a:xfrm>
                    <a:prstGeom prst="rect">
                      <a:avLst/>
                    </a:prstGeom>
                    <a:noFill/>
                    <a:ln>
                      <a:noFill/>
                    </a:ln>
                  </pic:spPr>
                </pic:pic>
              </a:graphicData>
            </a:graphic>
          </wp:inline>
        </w:drawing>
      </w:r>
    </w:p>
    <w:p>
      <w:pPr>
        <w:spacing w:line="360" w:lineRule="auto"/>
        <w:rPr>
          <w:rFonts w:hint="eastAsia"/>
          <w:b/>
          <w:bCs/>
          <w:sz w:val="21"/>
          <w:szCs w:val="21"/>
          <w:lang w:eastAsia="zh-CN"/>
        </w:rPr>
      </w:pPr>
    </w:p>
    <w:p>
      <w:pPr>
        <w:spacing w:line="360" w:lineRule="auto"/>
        <w:rPr>
          <w:rFonts w:hint="eastAsia"/>
          <w:b/>
          <w:bCs/>
          <w:sz w:val="21"/>
          <w:szCs w:val="21"/>
          <w:lang w:eastAsia="zh-CN"/>
        </w:rPr>
      </w:pPr>
    </w:p>
    <w:p>
      <w:pPr>
        <w:spacing w:line="360" w:lineRule="auto"/>
        <w:rPr>
          <w:rFonts w:hint="default"/>
          <w:b/>
          <w:bCs/>
          <w:sz w:val="21"/>
          <w:szCs w:val="21"/>
          <w:lang w:val="en-US" w:eastAsia="zh-CN"/>
        </w:rPr>
      </w:pPr>
      <w:r>
        <w:rPr>
          <w:rFonts w:hint="eastAsia"/>
          <w:b/>
          <w:bCs/>
          <w:sz w:val="21"/>
          <w:szCs w:val="21"/>
          <w:lang w:eastAsia="zh-CN"/>
        </w:rPr>
        <w:t>（</w:t>
      </w:r>
      <w:r>
        <w:rPr>
          <w:rFonts w:hint="eastAsia"/>
          <w:b/>
          <w:bCs/>
          <w:sz w:val="21"/>
          <w:szCs w:val="21"/>
          <w:lang w:val="en-US" w:eastAsia="zh-CN"/>
        </w:rPr>
        <w:t>6</w:t>
      </w:r>
      <w:r>
        <w:rPr>
          <w:rFonts w:hint="eastAsia"/>
          <w:b/>
          <w:bCs/>
          <w:sz w:val="21"/>
          <w:szCs w:val="21"/>
          <w:lang w:eastAsia="zh-CN"/>
        </w:rPr>
        <w:t>）</w:t>
      </w:r>
      <w:r>
        <w:rPr>
          <w:rFonts w:hint="eastAsia"/>
          <w:b/>
          <w:bCs/>
          <w:sz w:val="21"/>
          <w:szCs w:val="21"/>
          <w:lang w:val="en-US" w:eastAsia="zh-CN"/>
        </w:rPr>
        <w:t>路由重分布</w:t>
      </w:r>
    </w:p>
    <w:p>
      <w:pPr>
        <w:spacing w:line="360" w:lineRule="auto"/>
        <w:ind w:firstLine="420" w:firstLineChars="200"/>
        <w:rPr>
          <w:rFonts w:hint="default"/>
          <w:sz w:val="21"/>
          <w:szCs w:val="21"/>
          <w:lang w:val="en-US" w:eastAsia="zh-CN"/>
        </w:rPr>
      </w:pPr>
      <w:r>
        <w:rPr>
          <w:rFonts w:hint="eastAsia"/>
          <w:sz w:val="21"/>
          <w:szCs w:val="21"/>
          <w:lang w:val="en-US" w:eastAsia="zh-CN"/>
        </w:rPr>
        <w:t>R0</w:t>
      </w:r>
    </w:p>
    <w:p>
      <w:pPr>
        <w:spacing w:line="360" w:lineRule="auto"/>
        <w:jc w:val="center"/>
        <w:rPr>
          <w:sz w:val="24"/>
          <w:szCs w:val="28"/>
        </w:rPr>
      </w:pPr>
      <w:r>
        <w:drawing>
          <wp:inline distT="0" distB="0" distL="114300" distR="114300">
            <wp:extent cx="4074160" cy="3922395"/>
            <wp:effectExtent l="0" t="0" r="2540" b="1905"/>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43"/>
                    <a:stretch>
                      <a:fillRect/>
                    </a:stretch>
                  </pic:blipFill>
                  <pic:spPr>
                    <a:xfrm>
                      <a:off x="0" y="0"/>
                      <a:ext cx="4074160" cy="392239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R2</w:t>
      </w:r>
    </w:p>
    <w:p>
      <w:pPr>
        <w:spacing w:line="360" w:lineRule="auto"/>
        <w:jc w:val="center"/>
        <w:rPr>
          <w:rFonts w:hint="default"/>
          <w:lang w:val="en-US" w:eastAsia="zh-CN"/>
        </w:rPr>
      </w:pPr>
      <w:r>
        <w:drawing>
          <wp:inline distT="0" distB="0" distL="114300" distR="114300">
            <wp:extent cx="4110355" cy="3956050"/>
            <wp:effectExtent l="0" t="0" r="4445" b="635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44"/>
                    <a:stretch>
                      <a:fillRect/>
                    </a:stretch>
                  </pic:blipFill>
                  <pic:spPr>
                    <a:xfrm>
                      <a:off x="0" y="0"/>
                      <a:ext cx="4110355" cy="3956050"/>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查看配置情况</w:t>
      </w:r>
    </w:p>
    <w:p>
      <w:pPr>
        <w:spacing w:line="360" w:lineRule="auto"/>
        <w:jc w:val="center"/>
      </w:pPr>
      <w:r>
        <w:drawing>
          <wp:inline distT="0" distB="0" distL="114300" distR="114300">
            <wp:extent cx="4144645" cy="3989705"/>
            <wp:effectExtent l="0" t="0" r="8255" b="1079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45"/>
                    <a:stretch>
                      <a:fillRect/>
                    </a:stretch>
                  </pic:blipFill>
                  <pic:spPr>
                    <a:xfrm>
                      <a:off x="0" y="0"/>
                      <a:ext cx="4144645" cy="3989705"/>
                    </a:xfrm>
                    <a:prstGeom prst="rect">
                      <a:avLst/>
                    </a:prstGeom>
                    <a:noFill/>
                    <a:ln>
                      <a:noFill/>
                    </a:ln>
                  </pic:spPr>
                </pic:pic>
              </a:graphicData>
            </a:graphic>
          </wp:inline>
        </w:drawing>
      </w:r>
    </w:p>
    <w:p>
      <w:pPr>
        <w:spacing w:line="360" w:lineRule="auto"/>
        <w:jc w:val="center"/>
      </w:pPr>
      <w:r>
        <w:drawing>
          <wp:inline distT="0" distB="0" distL="114300" distR="114300">
            <wp:extent cx="4168140" cy="4011295"/>
            <wp:effectExtent l="0" t="0" r="3810" b="825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46"/>
                    <a:stretch>
                      <a:fillRect/>
                    </a:stretch>
                  </pic:blipFill>
                  <pic:spPr>
                    <a:xfrm>
                      <a:off x="0" y="0"/>
                      <a:ext cx="4168140" cy="4011295"/>
                    </a:xfrm>
                    <a:prstGeom prst="rect">
                      <a:avLst/>
                    </a:prstGeom>
                    <a:noFill/>
                    <a:ln>
                      <a:noFill/>
                    </a:ln>
                  </pic:spPr>
                </pic:pic>
              </a:graphicData>
            </a:graphic>
          </wp:inline>
        </w:drawing>
      </w:r>
    </w:p>
    <w:p>
      <w:pPr>
        <w:spacing w:line="360" w:lineRule="auto"/>
        <w:jc w:val="center"/>
      </w:pPr>
      <w:r>
        <w:drawing>
          <wp:inline distT="0" distB="0" distL="114300" distR="114300">
            <wp:extent cx="4289425" cy="4128770"/>
            <wp:effectExtent l="0" t="0" r="15875" b="508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47"/>
                    <a:stretch>
                      <a:fillRect/>
                    </a:stretch>
                  </pic:blipFill>
                  <pic:spPr>
                    <a:xfrm>
                      <a:off x="0" y="0"/>
                      <a:ext cx="4289425" cy="4128770"/>
                    </a:xfrm>
                    <a:prstGeom prst="rect">
                      <a:avLst/>
                    </a:prstGeom>
                    <a:noFill/>
                    <a:ln>
                      <a:noFill/>
                    </a:ln>
                  </pic:spPr>
                </pic:pic>
              </a:graphicData>
            </a:graphic>
          </wp:inline>
        </w:drawing>
      </w:r>
    </w:p>
    <w:p>
      <w:pPr>
        <w:spacing w:line="360" w:lineRule="auto"/>
        <w:jc w:val="center"/>
      </w:pPr>
      <w:r>
        <w:drawing>
          <wp:inline distT="0" distB="0" distL="114300" distR="114300">
            <wp:extent cx="4265295" cy="4105275"/>
            <wp:effectExtent l="0" t="0" r="1905" b="9525"/>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48"/>
                    <a:stretch>
                      <a:fillRect/>
                    </a:stretch>
                  </pic:blipFill>
                  <pic:spPr>
                    <a:xfrm>
                      <a:off x="0" y="0"/>
                      <a:ext cx="4265295" cy="4105275"/>
                    </a:xfrm>
                    <a:prstGeom prst="rect">
                      <a:avLst/>
                    </a:prstGeom>
                    <a:noFill/>
                    <a:ln>
                      <a:noFill/>
                    </a:ln>
                  </pic:spPr>
                </pic:pic>
              </a:graphicData>
            </a:graphic>
          </wp:inline>
        </w:drawing>
      </w:r>
    </w:p>
    <w:p>
      <w:pPr>
        <w:spacing w:line="360" w:lineRule="auto"/>
        <w:rPr>
          <w:rFonts w:hint="default"/>
          <w:lang w:val="en-US" w:eastAsia="zh-CN"/>
        </w:rPr>
      </w:pPr>
    </w:p>
    <w:p>
      <w:pPr>
        <w:spacing w:line="360" w:lineRule="auto"/>
        <w:rPr>
          <w:sz w:val="24"/>
          <w:szCs w:val="28"/>
        </w:rPr>
      </w:pPr>
    </w:p>
    <w:p>
      <w:pPr>
        <w:spacing w:line="360" w:lineRule="auto"/>
        <w:rPr>
          <w:rFonts w:hint="default"/>
          <w:b/>
          <w:bCs/>
          <w:sz w:val="21"/>
          <w:szCs w:val="21"/>
          <w:lang w:val="en-US" w:eastAsia="zh-CN"/>
        </w:rPr>
      </w:pPr>
      <w:r>
        <w:rPr>
          <w:rFonts w:hint="eastAsia"/>
          <w:b/>
          <w:bCs/>
          <w:sz w:val="21"/>
          <w:szCs w:val="21"/>
          <w:lang w:eastAsia="zh-CN"/>
        </w:rPr>
        <w:t>（</w:t>
      </w:r>
      <w:r>
        <w:rPr>
          <w:rFonts w:hint="eastAsia"/>
          <w:b/>
          <w:bCs/>
          <w:sz w:val="21"/>
          <w:szCs w:val="21"/>
          <w:lang w:val="en-US" w:eastAsia="zh-CN"/>
        </w:rPr>
        <w:t>7</w:t>
      </w:r>
      <w:r>
        <w:rPr>
          <w:rFonts w:hint="eastAsia"/>
          <w:b/>
          <w:bCs/>
          <w:sz w:val="21"/>
          <w:szCs w:val="21"/>
          <w:lang w:eastAsia="zh-CN"/>
        </w:rPr>
        <w:t>）</w:t>
      </w:r>
      <w:r>
        <w:rPr>
          <w:rFonts w:hint="eastAsia"/>
          <w:b/>
          <w:bCs/>
          <w:sz w:val="21"/>
          <w:szCs w:val="21"/>
          <w:lang w:val="en-US" w:eastAsia="zh-CN"/>
        </w:rPr>
        <w:t>测试连通性</w:t>
      </w:r>
    </w:p>
    <w:p>
      <w:pPr>
        <w:spacing w:line="360" w:lineRule="auto"/>
        <w:ind w:firstLine="420" w:firstLineChars="200"/>
        <w:rPr>
          <w:rFonts w:hint="default" w:eastAsiaTheme="minorEastAsia"/>
          <w:lang w:val="en-US" w:eastAsia="zh-CN"/>
        </w:rPr>
      </w:pPr>
      <w:r>
        <w:rPr>
          <w:rFonts w:hint="eastAsia"/>
          <w:lang w:val="en-US" w:eastAsia="zh-CN"/>
        </w:rPr>
        <w:t>在Router1上进行，按照从左到右的顺序，每一个节点都能连通。</w:t>
      </w:r>
    </w:p>
    <w:p>
      <w:pPr>
        <w:spacing w:line="360" w:lineRule="auto"/>
        <w:jc w:val="center"/>
      </w:pPr>
      <w:r>
        <w:drawing>
          <wp:inline distT="0" distB="0" distL="114300" distR="114300">
            <wp:extent cx="4330065" cy="3933825"/>
            <wp:effectExtent l="0" t="0" r="0" b="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49"/>
                    <a:srcRect b="5622"/>
                    <a:stretch>
                      <a:fillRect/>
                    </a:stretch>
                  </pic:blipFill>
                  <pic:spPr>
                    <a:xfrm>
                      <a:off x="0" y="0"/>
                      <a:ext cx="4330065" cy="3933825"/>
                    </a:xfrm>
                    <a:prstGeom prst="rect">
                      <a:avLst/>
                    </a:prstGeom>
                    <a:noFill/>
                    <a:ln>
                      <a:noFill/>
                    </a:ln>
                  </pic:spPr>
                </pic:pic>
              </a:graphicData>
            </a:graphic>
          </wp:inline>
        </w:drawing>
      </w:r>
    </w:p>
    <w:p>
      <w:pPr>
        <w:spacing w:line="360" w:lineRule="auto"/>
        <w:jc w:val="center"/>
        <w:rPr>
          <w:sz w:val="24"/>
          <w:szCs w:val="28"/>
        </w:rPr>
      </w:pPr>
      <w:r>
        <w:drawing>
          <wp:inline distT="0" distB="0" distL="114300" distR="114300">
            <wp:extent cx="4296410" cy="4135755"/>
            <wp:effectExtent l="0" t="0" r="8890" b="17145"/>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pic:cNvPicPr>
                  </pic:nvPicPr>
                  <pic:blipFill>
                    <a:blip r:embed="rId50"/>
                    <a:stretch>
                      <a:fillRect/>
                    </a:stretch>
                  </pic:blipFill>
                  <pic:spPr>
                    <a:xfrm>
                      <a:off x="0" y="0"/>
                      <a:ext cx="4296410" cy="413575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eastAsia="zh-CN"/>
        </w:rPr>
        <w:t>（</w:t>
      </w:r>
      <w:r>
        <w:rPr>
          <w:rFonts w:hint="eastAsia"/>
          <w:b/>
          <w:bCs/>
          <w:sz w:val="21"/>
          <w:szCs w:val="21"/>
          <w:lang w:val="en-US" w:eastAsia="zh-CN"/>
        </w:rPr>
        <w:t>8</w:t>
      </w:r>
      <w:r>
        <w:rPr>
          <w:rFonts w:hint="eastAsia"/>
          <w:b/>
          <w:bCs/>
          <w:sz w:val="21"/>
          <w:szCs w:val="21"/>
          <w:lang w:eastAsia="zh-CN"/>
        </w:rPr>
        <w:t>）</w:t>
      </w:r>
      <w:r>
        <w:rPr>
          <w:rFonts w:hint="eastAsia"/>
          <w:b/>
          <w:bCs/>
          <w:sz w:val="21"/>
          <w:szCs w:val="21"/>
          <w:lang w:val="en-US" w:eastAsia="zh-CN"/>
        </w:rPr>
        <w:t>debug命令测试</w:t>
      </w:r>
    </w:p>
    <w:p>
      <w:pPr>
        <w:spacing w:line="360" w:lineRule="auto"/>
        <w:jc w:val="center"/>
      </w:pPr>
      <w:r>
        <w:drawing>
          <wp:inline distT="0" distB="0" distL="114300" distR="114300">
            <wp:extent cx="4420870" cy="4255135"/>
            <wp:effectExtent l="0" t="0" r="17780" b="12065"/>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51"/>
                    <a:stretch>
                      <a:fillRect/>
                    </a:stretch>
                  </pic:blipFill>
                  <pic:spPr>
                    <a:xfrm>
                      <a:off x="0" y="0"/>
                      <a:ext cx="4420870" cy="4255135"/>
                    </a:xfrm>
                    <a:prstGeom prst="rect">
                      <a:avLst/>
                    </a:prstGeom>
                    <a:noFill/>
                    <a:ln>
                      <a:noFill/>
                    </a:ln>
                  </pic:spPr>
                </pic:pic>
              </a:graphicData>
            </a:graphic>
          </wp:inline>
        </w:drawing>
      </w:r>
    </w:p>
    <w:p>
      <w:pPr>
        <w:spacing w:line="360" w:lineRule="auto"/>
        <w:jc w:val="center"/>
        <w:rPr>
          <w:sz w:val="24"/>
          <w:szCs w:val="28"/>
        </w:rPr>
      </w:pPr>
      <w:r>
        <w:drawing>
          <wp:inline distT="0" distB="0" distL="114300" distR="114300">
            <wp:extent cx="4288155" cy="4127500"/>
            <wp:effectExtent l="0" t="0" r="17145" b="6350"/>
            <wp:docPr id="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pic:cNvPicPr>
                      <a:picLocks noChangeAspect="1"/>
                    </pic:cNvPicPr>
                  </pic:nvPicPr>
                  <pic:blipFill>
                    <a:blip r:embed="rId52"/>
                    <a:stretch>
                      <a:fillRect/>
                    </a:stretch>
                  </pic:blipFill>
                  <pic:spPr>
                    <a:xfrm>
                      <a:off x="0" y="0"/>
                      <a:ext cx="4288155" cy="4127500"/>
                    </a:xfrm>
                    <a:prstGeom prst="rect">
                      <a:avLst/>
                    </a:prstGeom>
                    <a:noFill/>
                    <a:ln>
                      <a:noFill/>
                    </a:ln>
                  </pic:spPr>
                </pic:pic>
              </a:graphicData>
            </a:graphic>
          </wp:inline>
        </w:drawing>
      </w:r>
    </w:p>
    <w:p>
      <w:pPr>
        <w:spacing w:line="360" w:lineRule="auto"/>
        <w:rPr>
          <w:b/>
          <w:sz w:val="24"/>
          <w:szCs w:val="28"/>
        </w:rPr>
      </w:pPr>
      <w:r>
        <w:rPr>
          <w:rFonts w:hint="eastAsia"/>
          <w:b/>
          <w:sz w:val="24"/>
          <w:szCs w:val="28"/>
        </w:rPr>
        <w:t>实验数据：</w:t>
      </w:r>
    </w:p>
    <w:p>
      <w:pPr>
        <w:spacing w:line="360" w:lineRule="auto"/>
        <w:ind w:firstLine="420" w:firstLineChars="200"/>
        <w:rPr>
          <w:sz w:val="24"/>
          <w:szCs w:val="28"/>
        </w:rPr>
      </w:pPr>
      <w:r>
        <w:rPr>
          <w:rFonts w:hint="eastAsia"/>
          <w:sz w:val="21"/>
          <w:szCs w:val="21"/>
          <w:lang w:val="en-US" w:eastAsia="zh-CN"/>
        </w:rPr>
        <w:t>本次实验无重要实验数据，部分实验步骤以图片的形式记录于实验步骤中。</w:t>
      </w:r>
    </w:p>
    <w:p>
      <w:pPr>
        <w:spacing w:line="360" w:lineRule="auto"/>
        <w:rPr>
          <w:b/>
          <w:sz w:val="24"/>
          <w:szCs w:val="28"/>
        </w:rPr>
      </w:pPr>
      <w:r>
        <w:rPr>
          <w:rFonts w:hint="eastAsia"/>
          <w:b/>
          <w:sz w:val="24"/>
          <w:szCs w:val="28"/>
        </w:rPr>
        <w:t>实验数据处理：</w:t>
      </w:r>
    </w:p>
    <w:p>
      <w:pPr>
        <w:spacing w:line="360" w:lineRule="auto"/>
        <w:ind w:firstLine="420" w:firstLineChars="200"/>
        <w:rPr>
          <w:sz w:val="24"/>
          <w:szCs w:val="28"/>
        </w:rPr>
      </w:pPr>
      <w:r>
        <w:rPr>
          <w:rFonts w:hint="eastAsia"/>
          <w:sz w:val="21"/>
          <w:szCs w:val="21"/>
          <w:lang w:val="en-US" w:eastAsia="zh-CN"/>
        </w:rPr>
        <w:t>由于本次实验未涉及重要的实验数据，因此无需进行数据处理。</w:t>
      </w:r>
    </w:p>
    <w:p>
      <w:pPr>
        <w:spacing w:line="360" w:lineRule="auto"/>
        <w:rPr>
          <w:b/>
          <w:sz w:val="24"/>
          <w:szCs w:val="28"/>
        </w:rPr>
      </w:pPr>
      <w:r>
        <w:rPr>
          <w:rFonts w:hint="eastAsia"/>
          <w:b/>
          <w:sz w:val="24"/>
          <w:szCs w:val="28"/>
        </w:rPr>
        <w:t>实验结果与分析：</w:t>
      </w:r>
    </w:p>
    <w:p>
      <w:pPr>
        <w:spacing w:line="360" w:lineRule="auto"/>
        <w:ind w:firstLine="420" w:firstLineChars="200"/>
        <w:rPr>
          <w:rFonts w:hint="default"/>
          <w:sz w:val="21"/>
          <w:szCs w:val="21"/>
          <w:lang w:val="en-US" w:eastAsia="zh-CN"/>
        </w:rPr>
      </w:pPr>
      <w:r>
        <w:rPr>
          <w:rFonts w:hint="eastAsia"/>
          <w:sz w:val="21"/>
          <w:szCs w:val="21"/>
          <w:lang w:val="en-US" w:eastAsia="zh-CN"/>
        </w:rPr>
        <w:t>本实验为验证性实验，无需进行分析。</w:t>
      </w: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before="312" w:beforeLines="100" w:line="360" w:lineRule="auto"/>
        <w:rPr>
          <w:b/>
          <w:sz w:val="24"/>
          <w:szCs w:val="28"/>
          <w:u w:val="single"/>
        </w:rPr>
      </w:pPr>
      <w:r>
        <w:rPr>
          <w:rFonts w:hint="eastAsia"/>
          <w:b/>
          <w:sz w:val="24"/>
          <w:szCs w:val="28"/>
        </w:rPr>
        <w:t>实验名称：</w:t>
      </w:r>
    </w:p>
    <w:p>
      <w:pPr>
        <w:spacing w:line="360" w:lineRule="auto"/>
        <w:ind w:firstLine="420" w:firstLineChars="200"/>
        <w:rPr>
          <w:rFonts w:hint="default" w:eastAsiaTheme="minorEastAsia"/>
          <w:sz w:val="21"/>
          <w:szCs w:val="21"/>
          <w:lang w:val="en-US" w:eastAsia="zh-CN"/>
        </w:rPr>
      </w:pPr>
      <w:r>
        <w:rPr>
          <w:rFonts w:hint="eastAsia"/>
          <w:sz w:val="21"/>
          <w:szCs w:val="21"/>
          <w:lang w:val="en-US" w:eastAsia="zh-CN"/>
        </w:rPr>
        <w:t>实验十二：基于思科模拟器的NAT实验</w:t>
      </w:r>
    </w:p>
    <w:p>
      <w:pPr>
        <w:spacing w:line="360" w:lineRule="auto"/>
        <w:rPr>
          <w:b/>
          <w:sz w:val="24"/>
          <w:szCs w:val="28"/>
        </w:rPr>
      </w:pPr>
      <w:r>
        <w:rPr>
          <w:rFonts w:hint="eastAsia"/>
          <w:b/>
          <w:sz w:val="24"/>
          <w:szCs w:val="28"/>
        </w:rPr>
        <w:t>实验目的：</w:t>
      </w:r>
    </w:p>
    <w:p>
      <w:pPr>
        <w:spacing w:line="360" w:lineRule="auto"/>
        <w:ind w:firstLine="420" w:firstLineChars="200"/>
        <w:rPr>
          <w:rFonts w:hint="default"/>
          <w:sz w:val="21"/>
          <w:szCs w:val="21"/>
          <w:lang w:val="en-US" w:eastAsia="zh-CN"/>
        </w:rPr>
      </w:pPr>
      <w:r>
        <w:rPr>
          <w:rFonts w:hint="eastAsia"/>
          <w:sz w:val="21"/>
          <w:szCs w:val="21"/>
          <w:lang w:val="en-US" w:eastAsia="zh-CN"/>
        </w:rPr>
        <w:t>（1）掌握如何向外网发布内网的服务器</w:t>
      </w:r>
    </w:p>
    <w:p>
      <w:pPr>
        <w:spacing w:line="360" w:lineRule="auto"/>
        <w:ind w:firstLine="420" w:firstLineChars="200"/>
        <w:rPr>
          <w:rFonts w:hint="eastAsia"/>
          <w:sz w:val="21"/>
          <w:szCs w:val="21"/>
          <w:lang w:val="en-US" w:eastAsia="zh-CN"/>
        </w:rPr>
      </w:pPr>
      <w:r>
        <w:rPr>
          <w:rFonts w:hint="eastAsia"/>
          <w:sz w:val="21"/>
          <w:szCs w:val="21"/>
          <w:lang w:val="en-US" w:eastAsia="zh-CN"/>
        </w:rPr>
        <w:t>（2）掌握NAT源地址转换和目的地址转换的区别</w:t>
      </w:r>
    </w:p>
    <w:p>
      <w:pPr>
        <w:spacing w:line="360" w:lineRule="auto"/>
        <w:rPr>
          <w:b/>
          <w:sz w:val="24"/>
          <w:szCs w:val="28"/>
        </w:rPr>
      </w:pPr>
      <w:r>
        <w:rPr>
          <w:rFonts w:hint="eastAsia"/>
          <w:b/>
          <w:sz w:val="24"/>
          <w:szCs w:val="28"/>
        </w:rPr>
        <w:t>实验仪器：</w:t>
      </w:r>
    </w:p>
    <w:p>
      <w:pPr>
        <w:spacing w:line="360" w:lineRule="auto"/>
        <w:ind w:firstLine="420" w:firstLineChars="200"/>
        <w:rPr>
          <w:rFonts w:hint="eastAsia"/>
          <w:sz w:val="21"/>
          <w:szCs w:val="21"/>
          <w:lang w:val="en-US" w:eastAsia="zh-CN"/>
        </w:rPr>
      </w:pPr>
      <w:r>
        <w:rPr>
          <w:rFonts w:hint="eastAsia"/>
          <w:sz w:val="21"/>
          <w:szCs w:val="21"/>
          <w:lang w:val="en-US" w:eastAsia="zh-CN"/>
        </w:rPr>
        <w:t>路由器2台、二层交换机1台、V.35线缆1对、主机4台</w:t>
      </w:r>
    </w:p>
    <w:p>
      <w:pPr>
        <w:spacing w:line="360" w:lineRule="auto"/>
        <w:rPr>
          <w:b/>
          <w:sz w:val="24"/>
          <w:szCs w:val="28"/>
        </w:rPr>
      </w:pPr>
      <w:r>
        <w:rPr>
          <w:rFonts w:hint="eastAsia"/>
          <w:b/>
          <w:sz w:val="24"/>
          <w:szCs w:val="28"/>
        </w:rPr>
        <w:t>实验原理：</w:t>
      </w:r>
    </w:p>
    <w:p>
      <w:pPr>
        <w:spacing w:line="360" w:lineRule="auto"/>
        <w:ind w:firstLine="420" w:firstLineChars="200"/>
        <w:rPr>
          <w:rFonts w:hint="eastAsia"/>
          <w:sz w:val="21"/>
          <w:szCs w:val="21"/>
          <w:lang w:val="en-US" w:eastAsia="zh-CN"/>
        </w:rPr>
      </w:pPr>
      <w:r>
        <w:rPr>
          <w:rFonts w:hint="eastAsia"/>
          <w:sz w:val="21"/>
          <w:szCs w:val="21"/>
          <w:lang w:val="en-US" w:eastAsia="zh-CN"/>
        </w:rPr>
        <w:t>计算机网络理论课前段时间刚好学习了NAT网络地址转换，因此借着这个实验再次熟悉NAT。网络地址转换NAT，能帮助解决IP地址资源紧缺的问题，而且使得内外网隔离，提高一定的网络安全保障。NAT将网络划分为内部网络和外部网络两部分。局域网主机利用NAT访问网络时，是将局域网内部的本地地址转换为了全局地址后转发数据包。</w:t>
      </w:r>
    </w:p>
    <w:p>
      <w:pPr>
        <w:spacing w:line="360" w:lineRule="auto"/>
        <w:ind w:firstLine="420" w:firstLineChars="200"/>
        <w:rPr>
          <w:rFonts w:hint="eastAsia"/>
          <w:sz w:val="21"/>
          <w:szCs w:val="21"/>
          <w:lang w:val="en-US" w:eastAsia="zh-CN"/>
        </w:rPr>
      </w:pPr>
      <w:r>
        <w:rPr>
          <w:rFonts w:hint="eastAsia"/>
          <w:sz w:val="21"/>
          <w:szCs w:val="21"/>
          <w:lang w:val="en-US" w:eastAsia="zh-CN"/>
        </w:rPr>
        <w:t>NAT分为两种类型：网络地址转换NAT和网络地址端口转换NAPT。NAT是实现转换后一个本地IP地址对应一个全局地址。NAPT 是实现转换后多个本地IP地址对应一个全局IP地址，并用不同的端口号进行区分。</w:t>
      </w:r>
    </w:p>
    <w:p>
      <w:pPr>
        <w:spacing w:line="360" w:lineRule="auto"/>
        <w:ind w:firstLine="420" w:firstLineChars="200"/>
        <w:rPr>
          <w:rFonts w:hint="eastAsia"/>
          <w:sz w:val="21"/>
          <w:szCs w:val="21"/>
          <w:lang w:val="en-US" w:eastAsia="zh-CN"/>
        </w:rPr>
      </w:pPr>
      <w:r>
        <w:rPr>
          <w:rFonts w:hint="eastAsia"/>
          <w:sz w:val="21"/>
          <w:szCs w:val="21"/>
          <w:lang w:val="en-US" w:eastAsia="zh-CN"/>
        </w:rPr>
        <w:t>在传统的路由交换网络中可以使用路由器实现NAT转换，近年来大多使用防火墙来完成。使用路由器实现NAT 时，常常会发现路由器的性能下降，这是因为每一个经过路由器的数据包都要进行NAT地址转换，这必然消耗系统的CPU资源，而且转换的中间结果还要暂时保存在内存中以便于回应数据的恢复。防火墙的主要功能就是完成这种复杂任务，它的性能不像路由器那样下降明显。</w:t>
      </w:r>
    </w:p>
    <w:p>
      <w:pPr>
        <w:spacing w:line="360" w:lineRule="auto"/>
        <w:ind w:firstLine="420" w:firstLineChars="200"/>
        <w:rPr>
          <w:rFonts w:hint="eastAsia"/>
          <w:sz w:val="21"/>
          <w:szCs w:val="21"/>
          <w:lang w:val="en-US" w:eastAsia="zh-CN"/>
        </w:rPr>
      </w:pPr>
      <w:r>
        <w:rPr>
          <w:rFonts w:hint="eastAsia"/>
          <w:sz w:val="21"/>
          <w:szCs w:val="21"/>
          <w:lang w:val="en-US" w:eastAsia="zh-CN"/>
        </w:rPr>
        <w:t>本实验要实现内网网段192.168.1.0/24的地址转换，假设只有50个公网地址，地址池是200.1.1.100/24-200.1.1.150/24，假设外网服务器地址为100.1.1.X/ 16。本次实验的网络拓扑结构如下所示。</w:t>
      </w:r>
    </w:p>
    <w:p>
      <w:pPr>
        <w:spacing w:line="360" w:lineRule="auto"/>
        <w:jc w:val="center"/>
        <w:rPr>
          <w:sz w:val="24"/>
          <w:szCs w:val="28"/>
        </w:rPr>
      </w:pPr>
      <w:r>
        <w:drawing>
          <wp:inline distT="0" distB="0" distL="114300" distR="114300">
            <wp:extent cx="3974465" cy="1951990"/>
            <wp:effectExtent l="0" t="0" r="698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3"/>
                    <a:stretch>
                      <a:fillRect/>
                    </a:stretch>
                  </pic:blipFill>
                  <pic:spPr>
                    <a:xfrm>
                      <a:off x="0" y="0"/>
                      <a:ext cx="3974465" cy="1951990"/>
                    </a:xfrm>
                    <a:prstGeom prst="rect">
                      <a:avLst/>
                    </a:prstGeom>
                    <a:noFill/>
                    <a:ln>
                      <a:noFill/>
                    </a:ln>
                  </pic:spPr>
                </pic:pic>
              </a:graphicData>
            </a:graphic>
          </wp:inline>
        </w:drawing>
      </w:r>
    </w:p>
    <w:p>
      <w:pPr>
        <w:spacing w:line="360" w:lineRule="auto"/>
        <w:rPr>
          <w:b/>
          <w:sz w:val="24"/>
          <w:szCs w:val="28"/>
        </w:rPr>
      </w:pPr>
      <w:r>
        <w:rPr>
          <w:rFonts w:hint="eastAsia"/>
          <w:b/>
          <w:sz w:val="24"/>
          <w:szCs w:val="28"/>
        </w:rPr>
        <w:t>实验内容与步骤：</w:t>
      </w:r>
    </w:p>
    <w:p>
      <w:pPr>
        <w:spacing w:line="360" w:lineRule="auto"/>
        <w:rPr>
          <w:rFonts w:hint="default" w:eastAsiaTheme="minorEastAsia"/>
          <w:b/>
          <w:bCs/>
          <w:sz w:val="21"/>
          <w:szCs w:val="21"/>
          <w:lang w:val="en-US" w:eastAsia="zh-CN"/>
        </w:rPr>
      </w:pPr>
      <w:r>
        <w:rPr>
          <w:rFonts w:hint="eastAsia"/>
          <w:b/>
          <w:bCs/>
          <w:sz w:val="21"/>
          <w:szCs w:val="21"/>
          <w:lang w:eastAsia="zh-CN"/>
        </w:rPr>
        <w:t>（</w:t>
      </w:r>
      <w:r>
        <w:rPr>
          <w:rFonts w:hint="eastAsia"/>
          <w:b/>
          <w:bCs/>
          <w:sz w:val="21"/>
          <w:szCs w:val="21"/>
          <w:lang w:val="en-US" w:eastAsia="zh-CN"/>
        </w:rPr>
        <w:t>1</w:t>
      </w:r>
      <w:r>
        <w:rPr>
          <w:rFonts w:hint="eastAsia"/>
          <w:b/>
          <w:bCs/>
          <w:sz w:val="21"/>
          <w:szCs w:val="21"/>
          <w:lang w:eastAsia="zh-CN"/>
        </w:rPr>
        <w:t>）</w:t>
      </w:r>
      <w:r>
        <w:rPr>
          <w:rFonts w:hint="eastAsia"/>
          <w:b/>
          <w:bCs/>
          <w:sz w:val="21"/>
          <w:szCs w:val="21"/>
          <w:lang w:val="en-US" w:eastAsia="zh-CN"/>
        </w:rPr>
        <w:t>关闭电源，将HWIC-2T模块拖拽到空卡槽，为路由器添加串口并连线组网</w:t>
      </w:r>
    </w:p>
    <w:p>
      <w:pPr>
        <w:spacing w:line="360" w:lineRule="auto"/>
        <w:jc w:val="center"/>
        <w:rPr>
          <w:sz w:val="24"/>
          <w:szCs w:val="28"/>
        </w:rPr>
      </w:pPr>
      <w:r>
        <w:drawing>
          <wp:inline distT="0" distB="0" distL="114300" distR="114300">
            <wp:extent cx="4086225" cy="2462530"/>
            <wp:effectExtent l="0" t="0" r="9525" b="1397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54"/>
                    <a:stretch>
                      <a:fillRect/>
                    </a:stretch>
                  </pic:blipFill>
                  <pic:spPr>
                    <a:xfrm>
                      <a:off x="0" y="0"/>
                      <a:ext cx="4086225" cy="246253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（2）配置网卡地址</w:t>
      </w:r>
    </w:p>
    <w:p>
      <w:pPr>
        <w:spacing w:line="360" w:lineRule="auto"/>
        <w:ind w:firstLine="420" w:firstLineChars="200"/>
        <w:rPr>
          <w:rFonts w:hint="default"/>
          <w:sz w:val="21"/>
          <w:szCs w:val="21"/>
          <w:lang w:val="en-US" w:eastAsia="zh-CN"/>
        </w:rPr>
      </w:pPr>
      <w:r>
        <w:rPr>
          <w:rFonts w:hint="eastAsia"/>
          <w:sz w:val="21"/>
          <w:szCs w:val="21"/>
          <w:lang w:val="en-US" w:eastAsia="zh-CN"/>
        </w:rPr>
        <w:t>PC0</w:t>
      </w:r>
    </w:p>
    <w:p>
      <w:pPr>
        <w:spacing w:line="360" w:lineRule="auto"/>
        <w:jc w:val="center"/>
        <w:rPr>
          <w:sz w:val="24"/>
          <w:szCs w:val="28"/>
        </w:rPr>
      </w:pPr>
      <w:r>
        <w:drawing>
          <wp:inline distT="0" distB="0" distL="114300" distR="114300">
            <wp:extent cx="4257675" cy="4097655"/>
            <wp:effectExtent l="0" t="0" r="952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5"/>
                    <a:stretch>
                      <a:fillRect/>
                    </a:stretch>
                  </pic:blipFill>
                  <pic:spPr>
                    <a:xfrm>
                      <a:off x="0" y="0"/>
                      <a:ext cx="4257675" cy="409765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p>
    <w:p>
      <w:pPr>
        <w:spacing w:line="360" w:lineRule="auto"/>
        <w:ind w:firstLine="420" w:firstLineChars="200"/>
        <w:rPr>
          <w:rFonts w:hint="eastAsia"/>
          <w:sz w:val="21"/>
          <w:szCs w:val="21"/>
          <w:lang w:val="en-US" w:eastAsia="zh-CN"/>
        </w:rPr>
      </w:pPr>
    </w:p>
    <w:p>
      <w:pPr>
        <w:spacing w:line="360" w:lineRule="auto"/>
        <w:ind w:firstLine="420" w:firstLineChars="200"/>
        <w:rPr>
          <w:rFonts w:hint="eastAsia"/>
          <w:sz w:val="21"/>
          <w:szCs w:val="21"/>
          <w:lang w:val="en-US" w:eastAsia="zh-CN"/>
        </w:rPr>
      </w:pPr>
    </w:p>
    <w:p>
      <w:pPr>
        <w:spacing w:line="360" w:lineRule="auto"/>
        <w:ind w:firstLine="420" w:firstLineChars="200"/>
        <w:rPr>
          <w:rFonts w:hint="default"/>
          <w:sz w:val="21"/>
          <w:szCs w:val="21"/>
          <w:lang w:val="en-US" w:eastAsia="zh-CN"/>
        </w:rPr>
      </w:pPr>
      <w:r>
        <w:rPr>
          <w:rFonts w:hint="eastAsia"/>
          <w:sz w:val="21"/>
          <w:szCs w:val="21"/>
          <w:lang w:val="en-US" w:eastAsia="zh-CN"/>
        </w:rPr>
        <w:t>PC3</w:t>
      </w:r>
    </w:p>
    <w:p>
      <w:pPr>
        <w:spacing w:line="360" w:lineRule="auto"/>
        <w:jc w:val="center"/>
        <w:rPr>
          <w:sz w:val="24"/>
          <w:szCs w:val="28"/>
        </w:rPr>
      </w:pPr>
      <w:r>
        <w:drawing>
          <wp:inline distT="0" distB="0" distL="114300" distR="114300">
            <wp:extent cx="4124960" cy="3970655"/>
            <wp:effectExtent l="0" t="0" r="889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4124960" cy="397065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（3）配置路由器</w:t>
      </w:r>
    </w:p>
    <w:p>
      <w:pPr>
        <w:spacing w:line="360" w:lineRule="auto"/>
        <w:ind w:firstLine="420" w:firstLineChars="200"/>
        <w:rPr>
          <w:rFonts w:hint="default"/>
          <w:sz w:val="21"/>
          <w:szCs w:val="21"/>
          <w:lang w:val="en-US" w:eastAsia="zh-CN"/>
        </w:rPr>
      </w:pPr>
      <w:r>
        <w:rPr>
          <w:rFonts w:hint="eastAsia"/>
          <w:sz w:val="21"/>
          <w:szCs w:val="21"/>
          <w:lang w:val="en-US" w:eastAsia="zh-CN"/>
        </w:rPr>
        <w:t>配置R0</w:t>
      </w:r>
    </w:p>
    <w:p>
      <w:pPr>
        <w:spacing w:line="360" w:lineRule="auto"/>
        <w:jc w:val="center"/>
      </w:pPr>
      <w:r>
        <w:drawing>
          <wp:inline distT="0" distB="0" distL="114300" distR="114300">
            <wp:extent cx="4079240" cy="3708400"/>
            <wp:effectExtent l="0" t="0" r="165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7"/>
                    <a:srcRect b="5554"/>
                    <a:stretch>
                      <a:fillRect/>
                    </a:stretch>
                  </pic:blipFill>
                  <pic:spPr>
                    <a:xfrm>
                      <a:off x="0" y="0"/>
                      <a:ext cx="4079240" cy="3708400"/>
                    </a:xfrm>
                    <a:prstGeom prst="rect">
                      <a:avLst/>
                    </a:prstGeom>
                    <a:noFill/>
                    <a:ln>
                      <a:noFill/>
                    </a:ln>
                  </pic:spPr>
                </pic:pic>
              </a:graphicData>
            </a:graphic>
          </wp:inline>
        </w:drawing>
      </w:r>
    </w:p>
    <w:p>
      <w:pPr>
        <w:spacing w:line="360" w:lineRule="auto"/>
        <w:ind w:firstLine="420" w:firstLineChars="200"/>
      </w:pPr>
      <w:r>
        <w:rPr>
          <w:rFonts w:hint="eastAsia"/>
          <w:sz w:val="21"/>
          <w:szCs w:val="21"/>
          <w:lang w:val="en-US" w:eastAsia="zh-CN"/>
        </w:rPr>
        <w:t>配置R1</w:t>
      </w:r>
    </w:p>
    <w:p>
      <w:pPr>
        <w:spacing w:line="360" w:lineRule="auto"/>
        <w:jc w:val="center"/>
      </w:pPr>
      <w:r>
        <w:drawing>
          <wp:inline distT="0" distB="0" distL="114300" distR="114300">
            <wp:extent cx="4183380" cy="4026535"/>
            <wp:effectExtent l="0" t="0" r="762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8"/>
                    <a:stretch>
                      <a:fillRect/>
                    </a:stretch>
                  </pic:blipFill>
                  <pic:spPr>
                    <a:xfrm>
                      <a:off x="0" y="0"/>
                      <a:ext cx="4183380" cy="402653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查看R0</w:t>
      </w:r>
    </w:p>
    <w:p>
      <w:pPr>
        <w:spacing w:line="360" w:lineRule="auto"/>
        <w:jc w:val="center"/>
      </w:pPr>
      <w:r>
        <w:drawing>
          <wp:inline distT="0" distB="0" distL="114300" distR="114300">
            <wp:extent cx="4122420" cy="3967480"/>
            <wp:effectExtent l="0" t="0" r="1143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9"/>
                    <a:stretch>
                      <a:fillRect/>
                    </a:stretch>
                  </pic:blipFill>
                  <pic:spPr>
                    <a:xfrm>
                      <a:off x="0" y="0"/>
                      <a:ext cx="4122420" cy="3967480"/>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查看R1</w:t>
      </w:r>
    </w:p>
    <w:p>
      <w:pPr>
        <w:spacing w:line="360" w:lineRule="auto"/>
        <w:jc w:val="center"/>
        <w:rPr>
          <w:sz w:val="24"/>
          <w:szCs w:val="28"/>
        </w:rPr>
      </w:pPr>
      <w:r>
        <w:drawing>
          <wp:inline distT="0" distB="0" distL="114300" distR="114300">
            <wp:extent cx="4134485" cy="3759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0"/>
                    <a:srcRect b="5537"/>
                    <a:stretch>
                      <a:fillRect/>
                    </a:stretch>
                  </pic:blipFill>
                  <pic:spPr>
                    <a:xfrm>
                      <a:off x="0" y="0"/>
                      <a:ext cx="4134485" cy="375920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（4）配置R0默认路由</w:t>
      </w:r>
    </w:p>
    <w:p>
      <w:pPr>
        <w:spacing w:line="360" w:lineRule="auto"/>
        <w:ind w:firstLine="420" w:firstLineChars="200"/>
        <w:rPr>
          <w:rFonts w:hint="default"/>
          <w:sz w:val="21"/>
          <w:szCs w:val="21"/>
          <w:lang w:val="en-US" w:eastAsia="zh-CN"/>
        </w:rPr>
      </w:pPr>
      <w:r>
        <w:rPr>
          <w:rFonts w:hint="eastAsia"/>
          <w:sz w:val="21"/>
          <w:szCs w:val="21"/>
          <w:lang w:val="en-US" w:eastAsia="zh-CN"/>
        </w:rPr>
        <w:t>查看R0路由表</w:t>
      </w:r>
    </w:p>
    <w:p>
      <w:pPr>
        <w:spacing w:line="360" w:lineRule="auto"/>
        <w:jc w:val="center"/>
      </w:pPr>
      <w:r>
        <w:drawing>
          <wp:inline distT="0" distB="0" distL="114300" distR="114300">
            <wp:extent cx="4102100" cy="3948430"/>
            <wp:effectExtent l="0" t="0" r="1270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1"/>
                    <a:stretch>
                      <a:fillRect/>
                    </a:stretch>
                  </pic:blipFill>
                  <pic:spPr>
                    <a:xfrm>
                      <a:off x="0" y="0"/>
                      <a:ext cx="4102100" cy="3948430"/>
                    </a:xfrm>
                    <a:prstGeom prst="rect">
                      <a:avLst/>
                    </a:prstGeom>
                    <a:noFill/>
                    <a:ln>
                      <a:noFill/>
                    </a:ln>
                  </pic:spPr>
                </pic:pic>
              </a:graphicData>
            </a:graphic>
          </wp:inline>
        </w:drawing>
      </w:r>
    </w:p>
    <w:p>
      <w:pPr>
        <w:spacing w:line="360" w:lineRule="auto"/>
      </w:pPr>
    </w:p>
    <w:p>
      <w:pPr>
        <w:spacing w:line="360" w:lineRule="auto"/>
        <w:ind w:firstLine="420" w:firstLineChars="200"/>
        <w:rPr>
          <w:rFonts w:hint="eastAsia"/>
          <w:sz w:val="21"/>
          <w:szCs w:val="21"/>
          <w:lang w:val="en-US" w:eastAsia="zh-CN"/>
        </w:rPr>
      </w:pPr>
      <w:r>
        <w:rPr>
          <w:rFonts w:hint="eastAsia"/>
          <w:sz w:val="21"/>
          <w:szCs w:val="21"/>
          <w:lang w:val="en-US" w:eastAsia="zh-CN"/>
        </w:rPr>
        <w:t>查看R1路由表</w:t>
      </w:r>
    </w:p>
    <w:p>
      <w:pPr>
        <w:spacing w:line="360" w:lineRule="auto"/>
        <w:jc w:val="center"/>
        <w:rPr>
          <w:sz w:val="24"/>
          <w:szCs w:val="28"/>
        </w:rPr>
      </w:pPr>
      <w:r>
        <w:drawing>
          <wp:inline distT="0" distB="0" distL="114300" distR="114300">
            <wp:extent cx="4025900" cy="3874770"/>
            <wp:effectExtent l="0" t="0" r="1270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2"/>
                    <a:stretch>
                      <a:fillRect/>
                    </a:stretch>
                  </pic:blipFill>
                  <pic:spPr>
                    <a:xfrm>
                      <a:off x="0" y="0"/>
                      <a:ext cx="4025900" cy="387477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（5）在R0上配置NAT</w:t>
      </w:r>
    </w:p>
    <w:p>
      <w:pPr>
        <w:spacing w:line="360" w:lineRule="auto"/>
        <w:jc w:val="center"/>
        <w:rPr>
          <w:rFonts w:hint="eastAsia"/>
          <w:b/>
          <w:bCs/>
          <w:sz w:val="21"/>
          <w:szCs w:val="21"/>
          <w:lang w:val="en-US" w:eastAsia="zh-CN"/>
        </w:rPr>
      </w:pPr>
      <w:r>
        <w:drawing>
          <wp:inline distT="0" distB="0" distL="114300" distR="114300">
            <wp:extent cx="4051300" cy="38989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3"/>
                    <a:stretch>
                      <a:fillRect/>
                    </a:stretch>
                  </pic:blipFill>
                  <pic:spPr>
                    <a:xfrm>
                      <a:off x="0" y="0"/>
                      <a:ext cx="4051300" cy="3898900"/>
                    </a:xfrm>
                    <a:prstGeom prst="rect">
                      <a:avLst/>
                    </a:prstGeom>
                    <a:noFill/>
                    <a:ln>
                      <a:noFill/>
                    </a:ln>
                  </pic:spPr>
                </pic:pic>
              </a:graphicData>
            </a:graphic>
          </wp:inline>
        </w:drawing>
      </w:r>
    </w:p>
    <w:p>
      <w:pPr>
        <w:spacing w:line="360" w:lineRule="auto"/>
        <w:rPr>
          <w:sz w:val="24"/>
          <w:szCs w:val="28"/>
        </w:rPr>
      </w:pPr>
    </w:p>
    <w:p>
      <w:pPr>
        <w:spacing w:line="360" w:lineRule="auto"/>
        <w:rPr>
          <w:rFonts w:hint="default"/>
          <w:b/>
          <w:bCs/>
          <w:sz w:val="21"/>
          <w:szCs w:val="21"/>
          <w:lang w:val="en-US" w:eastAsia="zh-CN"/>
        </w:rPr>
      </w:pPr>
      <w:r>
        <w:rPr>
          <w:rFonts w:hint="eastAsia"/>
          <w:b/>
          <w:bCs/>
          <w:sz w:val="21"/>
          <w:szCs w:val="21"/>
          <w:lang w:val="en-US" w:eastAsia="zh-CN"/>
        </w:rPr>
        <w:t>（6）验证测试</w:t>
      </w:r>
    </w:p>
    <w:p>
      <w:pPr>
        <w:spacing w:line="360" w:lineRule="auto"/>
        <w:ind w:firstLine="420" w:firstLineChars="200"/>
        <w:rPr>
          <w:rFonts w:hint="default"/>
          <w:sz w:val="21"/>
          <w:szCs w:val="21"/>
          <w:lang w:val="en-US" w:eastAsia="zh-CN"/>
        </w:rPr>
      </w:pPr>
      <w:r>
        <w:rPr>
          <w:rFonts w:hint="eastAsia"/>
          <w:sz w:val="21"/>
          <w:szCs w:val="21"/>
          <w:lang w:val="en-US" w:eastAsia="zh-CN"/>
        </w:rPr>
        <w:t>PC ping 各个节点</w:t>
      </w:r>
    </w:p>
    <w:p>
      <w:pPr>
        <w:spacing w:line="360" w:lineRule="auto"/>
        <w:jc w:val="center"/>
        <w:rPr>
          <w:rFonts w:hint="eastAsia"/>
          <w:sz w:val="24"/>
          <w:szCs w:val="28"/>
          <w:lang w:val="en-US" w:eastAsia="zh-CN"/>
        </w:rPr>
      </w:pPr>
      <w:r>
        <w:drawing>
          <wp:inline distT="0" distB="0" distL="114300" distR="114300">
            <wp:extent cx="4257040" cy="3857625"/>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4"/>
                    <a:srcRect b="5858"/>
                    <a:stretch>
                      <a:fillRect/>
                    </a:stretch>
                  </pic:blipFill>
                  <pic:spPr>
                    <a:xfrm>
                      <a:off x="0" y="0"/>
                      <a:ext cx="4257040" cy="3857625"/>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R0 ping各个节点</w:t>
      </w:r>
    </w:p>
    <w:p>
      <w:pPr>
        <w:spacing w:line="360" w:lineRule="auto"/>
        <w:jc w:val="center"/>
      </w:pPr>
      <w:r>
        <w:drawing>
          <wp:inline distT="0" distB="0" distL="114300" distR="114300">
            <wp:extent cx="4189095" cy="3806825"/>
            <wp:effectExtent l="0" t="0" r="190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5"/>
                    <a:srcRect b="5573"/>
                    <a:stretch>
                      <a:fillRect/>
                    </a:stretch>
                  </pic:blipFill>
                  <pic:spPr>
                    <a:xfrm>
                      <a:off x="0" y="0"/>
                      <a:ext cx="4189095" cy="3806825"/>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R1 ping各个节点</w:t>
      </w:r>
    </w:p>
    <w:p>
      <w:pPr>
        <w:spacing w:line="360" w:lineRule="auto"/>
        <w:jc w:val="center"/>
        <w:rPr>
          <w:sz w:val="24"/>
          <w:szCs w:val="28"/>
        </w:rPr>
      </w:pPr>
      <w:r>
        <w:drawing>
          <wp:inline distT="0" distB="0" distL="114300" distR="114300">
            <wp:extent cx="4199890" cy="4041775"/>
            <wp:effectExtent l="0" t="0" r="10160" b="158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6"/>
                    <a:stretch>
                      <a:fillRect/>
                    </a:stretch>
                  </pic:blipFill>
                  <pic:spPr>
                    <a:xfrm>
                      <a:off x="0" y="0"/>
                      <a:ext cx="4199890" cy="404177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（7）查看配置</w:t>
      </w:r>
    </w:p>
    <w:p>
      <w:pPr>
        <w:spacing w:line="360" w:lineRule="auto"/>
        <w:ind w:firstLine="420" w:firstLineChars="200"/>
        <w:rPr>
          <w:rFonts w:hint="default"/>
          <w:sz w:val="21"/>
          <w:szCs w:val="21"/>
          <w:lang w:val="en-US" w:eastAsia="zh-CN"/>
        </w:rPr>
      </w:pPr>
      <w:r>
        <w:rPr>
          <w:rFonts w:hint="eastAsia"/>
          <w:sz w:val="21"/>
          <w:szCs w:val="21"/>
          <w:lang w:val="en-US" w:eastAsia="zh-CN"/>
        </w:rPr>
        <w:t>PC ping外部服务器，查看地址转换情况</w:t>
      </w:r>
    </w:p>
    <w:p>
      <w:pPr>
        <w:spacing w:line="360" w:lineRule="auto"/>
        <w:jc w:val="center"/>
      </w:pPr>
      <w:r>
        <w:drawing>
          <wp:inline distT="0" distB="0" distL="114300" distR="114300">
            <wp:extent cx="4114165" cy="3717925"/>
            <wp:effectExtent l="0" t="0" r="635"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67"/>
                    <a:srcRect b="6112"/>
                    <a:stretch>
                      <a:fillRect/>
                    </a:stretch>
                  </pic:blipFill>
                  <pic:spPr>
                    <a:xfrm>
                      <a:off x="0" y="0"/>
                      <a:ext cx="4114165" cy="3717925"/>
                    </a:xfrm>
                    <a:prstGeom prst="rect">
                      <a:avLst/>
                    </a:prstGeom>
                    <a:noFill/>
                    <a:ln>
                      <a:noFill/>
                    </a:ln>
                  </pic:spPr>
                </pic:pic>
              </a:graphicData>
            </a:graphic>
          </wp:inline>
        </w:drawing>
      </w:r>
    </w:p>
    <w:p>
      <w:pPr>
        <w:spacing w:line="360" w:lineRule="auto"/>
        <w:jc w:val="center"/>
        <w:rPr>
          <w:sz w:val="24"/>
          <w:szCs w:val="28"/>
        </w:rPr>
      </w:pPr>
      <w:r>
        <w:drawing>
          <wp:inline distT="0" distB="0" distL="114300" distR="114300">
            <wp:extent cx="4271010" cy="4110990"/>
            <wp:effectExtent l="0" t="0" r="15240" b="381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68"/>
                    <a:stretch>
                      <a:fillRect/>
                    </a:stretch>
                  </pic:blipFill>
                  <pic:spPr>
                    <a:xfrm>
                      <a:off x="0" y="0"/>
                      <a:ext cx="4271010" cy="411099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（8）查看地址转换的统计情况</w:t>
      </w:r>
    </w:p>
    <w:p>
      <w:pPr>
        <w:spacing w:line="360" w:lineRule="auto"/>
        <w:jc w:val="center"/>
      </w:pPr>
      <w:r>
        <w:drawing>
          <wp:inline distT="0" distB="0" distL="114300" distR="114300">
            <wp:extent cx="4225290" cy="4066540"/>
            <wp:effectExtent l="0" t="0" r="3810" b="1016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69"/>
                    <a:stretch>
                      <a:fillRect/>
                    </a:stretch>
                  </pic:blipFill>
                  <pic:spPr>
                    <a:xfrm>
                      <a:off x="0" y="0"/>
                      <a:ext cx="4225290" cy="4066540"/>
                    </a:xfrm>
                    <a:prstGeom prst="rect">
                      <a:avLst/>
                    </a:prstGeom>
                    <a:noFill/>
                    <a:ln>
                      <a:noFill/>
                    </a:ln>
                  </pic:spPr>
                </pic:pic>
              </a:graphicData>
            </a:graphic>
          </wp:inline>
        </w:drawing>
      </w:r>
    </w:p>
    <w:p>
      <w:pPr>
        <w:spacing w:line="360" w:lineRule="auto"/>
        <w:rPr>
          <w:sz w:val="24"/>
          <w:szCs w:val="28"/>
        </w:rPr>
      </w:pPr>
    </w:p>
    <w:p>
      <w:pPr>
        <w:spacing w:line="360" w:lineRule="auto"/>
        <w:rPr>
          <w:ins w:id="2" w:author="李晓" w:date="2023-12-13T20:12:43Z"/>
          <w:b/>
          <w:sz w:val="24"/>
          <w:szCs w:val="28"/>
        </w:rPr>
      </w:pPr>
      <w:ins w:id="3" w:author="李晓" w:date="2023-12-13T20:12:43Z">
        <w:r>
          <w:rPr>
            <w:rFonts w:hint="eastAsia"/>
            <w:b/>
            <w:sz w:val="24"/>
            <w:szCs w:val="28"/>
          </w:rPr>
          <w:t>实验数据：</w:t>
        </w:r>
      </w:ins>
    </w:p>
    <w:p>
      <w:pPr>
        <w:spacing w:line="360" w:lineRule="auto"/>
        <w:ind w:firstLine="420" w:firstLineChars="200"/>
        <w:rPr>
          <w:ins w:id="4" w:author="李晓" w:date="2023-12-13T20:12:43Z"/>
          <w:sz w:val="24"/>
          <w:szCs w:val="28"/>
        </w:rPr>
      </w:pPr>
      <w:r>
        <w:rPr>
          <w:rFonts w:hint="eastAsia"/>
          <w:sz w:val="21"/>
          <w:szCs w:val="21"/>
          <w:lang w:val="en-US" w:eastAsia="zh-CN"/>
        </w:rPr>
        <w:t>本次实验无重要实验数据，部分实验步骤以图片的形式记录于实验步骤中。</w:t>
      </w:r>
    </w:p>
    <w:p>
      <w:pPr>
        <w:spacing w:line="360" w:lineRule="auto"/>
        <w:rPr>
          <w:ins w:id="5" w:author="李晓" w:date="2023-12-13T20:12:43Z"/>
          <w:b/>
          <w:sz w:val="24"/>
          <w:szCs w:val="28"/>
        </w:rPr>
      </w:pPr>
      <w:ins w:id="6" w:author="李晓" w:date="2023-12-13T20:12:43Z">
        <w:r>
          <w:rPr>
            <w:rFonts w:hint="eastAsia"/>
            <w:b/>
            <w:sz w:val="24"/>
            <w:szCs w:val="28"/>
          </w:rPr>
          <w:t>实验数据处理：</w:t>
        </w:r>
      </w:ins>
    </w:p>
    <w:p>
      <w:pPr>
        <w:spacing w:line="360" w:lineRule="auto"/>
        <w:ind w:firstLine="420" w:firstLineChars="200"/>
        <w:rPr>
          <w:ins w:id="7" w:author="李晓" w:date="2023-12-13T20:12:43Z"/>
          <w:rFonts w:hint="default"/>
          <w:sz w:val="21"/>
          <w:szCs w:val="21"/>
          <w:lang w:val="en-US" w:eastAsia="zh-CN"/>
        </w:rPr>
      </w:pPr>
      <w:r>
        <w:rPr>
          <w:rFonts w:hint="eastAsia"/>
          <w:sz w:val="21"/>
          <w:szCs w:val="21"/>
          <w:lang w:val="en-US" w:eastAsia="zh-CN"/>
        </w:rPr>
        <w:t>由于本次实验未涉及重要的实验数据，因此无需进行数据处理。</w:t>
      </w:r>
    </w:p>
    <w:p>
      <w:pPr>
        <w:spacing w:line="360" w:lineRule="auto"/>
        <w:rPr>
          <w:ins w:id="8" w:author="李晓" w:date="2023-12-13T20:12:43Z"/>
          <w:b/>
          <w:sz w:val="24"/>
          <w:szCs w:val="28"/>
        </w:rPr>
      </w:pPr>
      <w:ins w:id="9" w:author="李晓" w:date="2023-12-13T20:12:43Z">
        <w:r>
          <w:rPr>
            <w:rFonts w:hint="eastAsia"/>
            <w:b/>
            <w:sz w:val="24"/>
            <w:szCs w:val="28"/>
          </w:rPr>
          <w:t>实验结果与分析：</w:t>
        </w:r>
      </w:ins>
    </w:p>
    <w:p>
      <w:pPr>
        <w:spacing w:line="360" w:lineRule="auto"/>
        <w:ind w:firstLine="420" w:firstLineChars="200"/>
        <w:rPr>
          <w:rFonts w:hint="eastAsia"/>
          <w:sz w:val="21"/>
          <w:szCs w:val="21"/>
          <w:lang w:val="en-US" w:eastAsia="zh-CN"/>
        </w:rPr>
      </w:pPr>
      <w:r>
        <w:rPr>
          <w:rFonts w:hint="eastAsia"/>
          <w:sz w:val="21"/>
          <w:szCs w:val="21"/>
          <w:lang w:val="en-US" w:eastAsia="zh-CN"/>
        </w:rPr>
        <w:t>在这个环节，将针对实验指导书中的部分思考问题进行回答。</w:t>
      </w:r>
    </w:p>
    <w:p>
      <w:pPr>
        <w:spacing w:line="360" w:lineRule="auto"/>
        <w:rPr>
          <w:rFonts w:hint="eastAsia"/>
          <w:b/>
          <w:bCs/>
          <w:sz w:val="21"/>
          <w:szCs w:val="21"/>
          <w:lang w:val="en-US" w:eastAsia="zh-CN"/>
        </w:rPr>
      </w:pPr>
      <w:r>
        <w:rPr>
          <w:rFonts w:hint="eastAsia"/>
          <w:b/>
          <w:bCs/>
          <w:sz w:val="21"/>
          <w:szCs w:val="21"/>
          <w:lang w:val="en-US" w:eastAsia="zh-CN"/>
        </w:rPr>
        <w:t>（一）什么情况下使用静态NAT？什么情况下使用动态 NAT？为什么？</w:t>
      </w:r>
    </w:p>
    <w:p>
      <w:pPr>
        <w:spacing w:line="360" w:lineRule="auto"/>
        <w:rPr>
          <w:rFonts w:hint="default" w:eastAsiaTheme="minor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静态NAT使用场景</w:t>
      </w:r>
    </w:p>
    <w:p>
      <w:pPr>
        <w:spacing w:line="360" w:lineRule="auto"/>
        <w:ind w:firstLine="420" w:firstLineChars="200"/>
        <w:rPr>
          <w:rFonts w:hint="eastAsia"/>
          <w:sz w:val="21"/>
          <w:szCs w:val="21"/>
          <w:lang w:val="en-US" w:eastAsia="zh-CN"/>
        </w:rPr>
      </w:pPr>
      <w:r>
        <w:rPr>
          <w:rFonts w:hint="eastAsia"/>
          <w:sz w:val="21"/>
          <w:szCs w:val="21"/>
          <w:lang w:val="en-US" w:eastAsia="zh-CN"/>
        </w:rPr>
        <w:t>服务器映射：静态NAT通常用于将特定的私有IP地址映射到一个固定的公有IP地址。这对于需要在互联网上提供服务的服务器是很常见的情况，例如Web服务器、邮件服务器等。</w:t>
      </w:r>
    </w:p>
    <w:p>
      <w:pPr>
        <w:spacing w:line="360" w:lineRule="auto"/>
        <w:ind w:firstLine="420" w:firstLineChars="200"/>
        <w:rPr>
          <w:rFonts w:hint="eastAsia"/>
          <w:sz w:val="21"/>
          <w:szCs w:val="21"/>
          <w:lang w:val="en-US" w:eastAsia="zh-CN"/>
        </w:rPr>
      </w:pPr>
      <w:r>
        <w:rPr>
          <w:rFonts w:hint="eastAsia"/>
          <w:sz w:val="21"/>
          <w:szCs w:val="21"/>
          <w:lang w:val="en-US" w:eastAsia="zh-CN"/>
        </w:rPr>
        <w:t>安全性需求：当需要确保内部网络中的特定设备总是使用相同的公有IP地址时，可以使用静态NAT。这有助于提高网络的安全性，因为外部网络无法直接了解内部网络中的实际IP地址。</w:t>
      </w:r>
    </w:p>
    <w:p>
      <w:pPr>
        <w:spacing w:line="360" w:lineRule="auto"/>
        <w:ind w:firstLine="420" w:firstLineChars="200"/>
        <w:rPr>
          <w:rFonts w:hint="eastAsia"/>
          <w:sz w:val="21"/>
          <w:szCs w:val="21"/>
          <w:lang w:val="en-US" w:eastAsia="zh-CN"/>
        </w:rPr>
      </w:pPr>
      <w:r>
        <w:rPr>
          <w:rFonts w:hint="eastAsia"/>
          <w:sz w:val="21"/>
          <w:szCs w:val="21"/>
          <w:lang w:val="en-US" w:eastAsia="zh-CN"/>
        </w:rPr>
        <w:t>特殊应用场景：在某些特殊的网络架构中，可能需要固定的一对一映射，这时静态NAT是比较合适的选择。</w:t>
      </w:r>
    </w:p>
    <w:p>
      <w:pPr>
        <w:spacing w:line="360" w:lineRule="auto"/>
        <w:rPr>
          <w:rFonts w:hint="default" w:eastAsiaTheme="minor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动态NAT使用场景</w:t>
      </w:r>
    </w:p>
    <w:p>
      <w:pPr>
        <w:spacing w:line="360" w:lineRule="auto"/>
        <w:ind w:firstLine="420" w:firstLineChars="200"/>
        <w:rPr>
          <w:rFonts w:hint="eastAsia"/>
          <w:sz w:val="21"/>
          <w:szCs w:val="21"/>
          <w:lang w:val="en-US" w:eastAsia="zh-CN"/>
        </w:rPr>
      </w:pPr>
      <w:r>
        <w:rPr>
          <w:rFonts w:hint="eastAsia"/>
          <w:sz w:val="21"/>
          <w:szCs w:val="21"/>
          <w:lang w:val="en-US" w:eastAsia="zh-CN"/>
        </w:rPr>
        <w:t>共享公共IP地址：动态NAT通常用于将多个私有IP地址映射到较小的一组公有IP地址。这样可以实现多个内部设备共享少量的公共IP地址，从而实现节省IP地址资源。</w:t>
      </w:r>
    </w:p>
    <w:p>
      <w:pPr>
        <w:spacing w:line="360" w:lineRule="auto"/>
        <w:ind w:firstLine="420" w:firstLineChars="200"/>
        <w:rPr>
          <w:rFonts w:hint="eastAsia"/>
          <w:sz w:val="21"/>
          <w:szCs w:val="21"/>
          <w:lang w:val="en-US" w:eastAsia="zh-CN"/>
        </w:rPr>
      </w:pPr>
      <w:r>
        <w:rPr>
          <w:rFonts w:hint="eastAsia"/>
          <w:sz w:val="21"/>
          <w:szCs w:val="21"/>
          <w:lang w:val="en-US" w:eastAsia="zh-CN"/>
        </w:rPr>
        <w:t>临时连接：当内部网络中的设备需要临时访问互联网时，动态NAT允许它们动态地获得一个可用的公共IP地址。</w:t>
      </w:r>
    </w:p>
    <w:p>
      <w:pPr>
        <w:spacing w:line="360" w:lineRule="auto"/>
        <w:ind w:firstLine="420" w:firstLineChars="200"/>
        <w:rPr>
          <w:rFonts w:hint="eastAsia"/>
          <w:sz w:val="21"/>
          <w:szCs w:val="21"/>
          <w:lang w:val="en-US" w:eastAsia="zh-CN"/>
        </w:rPr>
      </w:pPr>
      <w:r>
        <w:rPr>
          <w:rFonts w:hint="eastAsia"/>
          <w:sz w:val="21"/>
          <w:szCs w:val="21"/>
          <w:lang w:val="en-US" w:eastAsia="zh-CN"/>
        </w:rPr>
        <w:t>适应网络变化：动态NAT适用于内部网络中IP地址分配需要根据网络负载或其他条件动态变化的情况。</w:t>
      </w:r>
    </w:p>
    <w:p>
      <w:pPr>
        <w:spacing w:line="360" w:lineRule="auto"/>
        <w:rPr>
          <w:rFonts w:hint="eastAsia"/>
          <w:b/>
          <w:bCs/>
          <w:sz w:val="21"/>
          <w:szCs w:val="21"/>
          <w:lang w:val="en-US" w:eastAsia="zh-CN"/>
        </w:rPr>
      </w:pPr>
      <w:r>
        <w:rPr>
          <w:rFonts w:hint="eastAsia"/>
          <w:b/>
          <w:bCs/>
          <w:sz w:val="21"/>
          <w:szCs w:val="21"/>
          <w:lang w:val="en-US" w:eastAsia="zh-CN"/>
        </w:rPr>
        <w:t>（二）是否需要将内网所在网段或路由在外部网络的边界路由器上共享？为什么？</w:t>
      </w:r>
    </w:p>
    <w:p>
      <w:pPr>
        <w:spacing w:line="360" w:lineRule="auto"/>
        <w:ind w:firstLine="420" w:firstLineChars="200"/>
        <w:rPr>
          <w:rFonts w:hint="eastAsia"/>
          <w:sz w:val="21"/>
          <w:szCs w:val="21"/>
          <w:lang w:val="en-US" w:eastAsia="zh-CN"/>
        </w:rPr>
      </w:pPr>
      <w:r>
        <w:rPr>
          <w:rFonts w:hint="eastAsia"/>
          <w:sz w:val="21"/>
          <w:szCs w:val="21"/>
          <w:lang w:val="en-US" w:eastAsia="zh-CN"/>
        </w:rPr>
        <w:t>尽可能减少在外部网络的边界路由器上共享内网网段或路由信息。</w:t>
      </w:r>
    </w:p>
    <w:p>
      <w:pPr>
        <w:spacing w:line="360" w:lineRule="auto"/>
        <w:ind w:firstLine="420" w:firstLineChars="200"/>
        <w:rPr>
          <w:rFonts w:hint="eastAsia"/>
          <w:sz w:val="21"/>
          <w:szCs w:val="21"/>
          <w:lang w:val="en-US" w:eastAsia="zh-CN"/>
        </w:rPr>
      </w:pPr>
      <w:r>
        <w:rPr>
          <w:rFonts w:hint="eastAsia"/>
          <w:sz w:val="21"/>
          <w:szCs w:val="21"/>
          <w:lang w:val="en-US" w:eastAsia="zh-CN"/>
        </w:rPr>
        <w:t>信息泄露风险：将内网网段或路由信息共享到外部网络可能增加信息泄露的风险。知晓内部网络结构的信息可能使得潜在攻击者更容易进行目标识别和网络侦察。</w:t>
      </w:r>
    </w:p>
    <w:p>
      <w:pPr>
        <w:spacing w:line="360" w:lineRule="auto"/>
        <w:ind w:firstLine="420" w:firstLineChars="200"/>
        <w:rPr>
          <w:rFonts w:hint="eastAsia"/>
          <w:sz w:val="21"/>
          <w:szCs w:val="21"/>
          <w:lang w:val="en-US" w:eastAsia="zh-CN"/>
        </w:rPr>
      </w:pPr>
      <w:r>
        <w:rPr>
          <w:rFonts w:hint="eastAsia"/>
          <w:sz w:val="21"/>
          <w:szCs w:val="21"/>
          <w:lang w:val="en-US" w:eastAsia="zh-CN"/>
        </w:rPr>
        <w:t>攻击表面减小：限制在外部网络共享内网路由信息可以减小网络的攻击表面。攻击者需要更多的努力来了解网络拓扑，减少了潜在的攻击机会。</w:t>
      </w:r>
    </w:p>
    <w:p>
      <w:pPr>
        <w:spacing w:line="360" w:lineRule="auto"/>
        <w:ind w:firstLine="420" w:firstLineChars="200"/>
        <w:rPr>
          <w:rFonts w:hint="eastAsia"/>
          <w:sz w:val="21"/>
          <w:szCs w:val="21"/>
          <w:lang w:val="en-US" w:eastAsia="zh-CN"/>
        </w:rPr>
      </w:pPr>
      <w:r>
        <w:rPr>
          <w:rFonts w:hint="eastAsia"/>
          <w:sz w:val="21"/>
          <w:szCs w:val="21"/>
          <w:lang w:val="en-US" w:eastAsia="zh-CN"/>
        </w:rPr>
        <w:t>内网隔离：通过限制在边界路由器上共享内网路由信息，可以更好地实现内外网的隔离。内部网络的拓扑结构不被外部网络直接知晓，有助于提高整体网络的安全性。</w:t>
      </w:r>
    </w:p>
    <w:p>
      <w:pPr>
        <w:spacing w:line="360" w:lineRule="auto"/>
        <w:ind w:firstLine="420" w:firstLineChars="200"/>
        <w:rPr>
          <w:rFonts w:hint="eastAsia"/>
          <w:sz w:val="21"/>
          <w:szCs w:val="21"/>
          <w:lang w:val="en-US" w:eastAsia="zh-CN"/>
        </w:rPr>
      </w:pPr>
      <w:r>
        <w:rPr>
          <w:rFonts w:hint="eastAsia"/>
          <w:sz w:val="21"/>
          <w:szCs w:val="21"/>
          <w:lang w:val="en-US" w:eastAsia="zh-CN"/>
        </w:rPr>
        <w:t>防范网络扫描：外部网络如果能够知道内部网络的路由信息，可能会更容易进行网络扫描，进而发现潜在的攻击目标。限制共享有助于减少这类潜在的威胁。</w:t>
      </w:r>
    </w:p>
    <w:p>
      <w:pPr>
        <w:spacing w:line="360" w:lineRule="auto"/>
        <w:ind w:firstLine="420" w:firstLineChars="200"/>
        <w:rPr>
          <w:rFonts w:hint="eastAsia"/>
          <w:lang w:val="en-US" w:eastAsia="zh-CN"/>
        </w:rPr>
      </w:pPr>
      <w:r>
        <w:rPr>
          <w:rFonts w:hint="eastAsia"/>
          <w:sz w:val="21"/>
          <w:szCs w:val="21"/>
          <w:lang w:val="en-US" w:eastAsia="zh-CN"/>
        </w:rPr>
        <w:t>安全策略实施：内外网之间的安全策略更容易实施和维护，因为外部网络无法直接了解内部网络的结构和地址。</w:t>
      </w:r>
      <w:bookmarkStart w:id="0" w:name="_GoBack"/>
      <w:bookmarkEnd w:id="0"/>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李晓">
    <w15:presenceInfo w15:providerId="WPS Office" w15:userId="100682344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k0OTRkOWI4ZWNlYzExZTM2Y2JjMTgwZDA5MzEyMjQifQ=="/>
  </w:docVars>
  <w:rsids>
    <w:rsidRoot w:val="006A61E8"/>
    <w:rsid w:val="00056539"/>
    <w:rsid w:val="0007236B"/>
    <w:rsid w:val="002C0649"/>
    <w:rsid w:val="00302014"/>
    <w:rsid w:val="00306421"/>
    <w:rsid w:val="003806E6"/>
    <w:rsid w:val="003C11DC"/>
    <w:rsid w:val="00566226"/>
    <w:rsid w:val="005F5453"/>
    <w:rsid w:val="00643616"/>
    <w:rsid w:val="006A61E8"/>
    <w:rsid w:val="006C1E59"/>
    <w:rsid w:val="006E5526"/>
    <w:rsid w:val="0075194C"/>
    <w:rsid w:val="007E32BC"/>
    <w:rsid w:val="008772E4"/>
    <w:rsid w:val="008815F2"/>
    <w:rsid w:val="008C7603"/>
    <w:rsid w:val="00926A1B"/>
    <w:rsid w:val="00931FA6"/>
    <w:rsid w:val="00941B64"/>
    <w:rsid w:val="00975373"/>
    <w:rsid w:val="00A3009B"/>
    <w:rsid w:val="00BE4C69"/>
    <w:rsid w:val="00C64E13"/>
    <w:rsid w:val="00CA1A38"/>
    <w:rsid w:val="00D265FB"/>
    <w:rsid w:val="00D44F37"/>
    <w:rsid w:val="00DF62D1"/>
    <w:rsid w:val="00E155C4"/>
    <w:rsid w:val="00E96353"/>
    <w:rsid w:val="00EF58EB"/>
    <w:rsid w:val="00F44011"/>
    <w:rsid w:val="00F64BA1"/>
    <w:rsid w:val="00F7635A"/>
    <w:rsid w:val="00FA460D"/>
    <w:rsid w:val="00FC68F4"/>
    <w:rsid w:val="0143677F"/>
    <w:rsid w:val="016A2EE0"/>
    <w:rsid w:val="018E3A51"/>
    <w:rsid w:val="0333512A"/>
    <w:rsid w:val="04542E29"/>
    <w:rsid w:val="047649DE"/>
    <w:rsid w:val="06D4287E"/>
    <w:rsid w:val="07A71A5E"/>
    <w:rsid w:val="084D1B5C"/>
    <w:rsid w:val="0ADA46DF"/>
    <w:rsid w:val="0B5A630E"/>
    <w:rsid w:val="0CDB522D"/>
    <w:rsid w:val="0EA767B7"/>
    <w:rsid w:val="0EAC4528"/>
    <w:rsid w:val="0F144BE2"/>
    <w:rsid w:val="0F35306D"/>
    <w:rsid w:val="10EB5C1D"/>
    <w:rsid w:val="123962BA"/>
    <w:rsid w:val="12B83E18"/>
    <w:rsid w:val="13440607"/>
    <w:rsid w:val="14C307F1"/>
    <w:rsid w:val="16A65CAE"/>
    <w:rsid w:val="16D7569C"/>
    <w:rsid w:val="18003892"/>
    <w:rsid w:val="18216073"/>
    <w:rsid w:val="185B7577"/>
    <w:rsid w:val="1A253A86"/>
    <w:rsid w:val="1A2E2AFA"/>
    <w:rsid w:val="1A41503C"/>
    <w:rsid w:val="1B741F16"/>
    <w:rsid w:val="1BB11F7A"/>
    <w:rsid w:val="1C17440D"/>
    <w:rsid w:val="1C7A0F4E"/>
    <w:rsid w:val="1C91456E"/>
    <w:rsid w:val="1E347D63"/>
    <w:rsid w:val="1E5D6F6E"/>
    <w:rsid w:val="1F327ABD"/>
    <w:rsid w:val="204F4230"/>
    <w:rsid w:val="209841FE"/>
    <w:rsid w:val="21032653"/>
    <w:rsid w:val="213F386A"/>
    <w:rsid w:val="2269183E"/>
    <w:rsid w:val="23D902C0"/>
    <w:rsid w:val="2898365D"/>
    <w:rsid w:val="28F156C9"/>
    <w:rsid w:val="29EA557F"/>
    <w:rsid w:val="29FC3E8E"/>
    <w:rsid w:val="2A0120C5"/>
    <w:rsid w:val="2A8B71DD"/>
    <w:rsid w:val="2CBC6D61"/>
    <w:rsid w:val="2DBF79B8"/>
    <w:rsid w:val="2E370B62"/>
    <w:rsid w:val="2F836C9F"/>
    <w:rsid w:val="30026018"/>
    <w:rsid w:val="30B81E83"/>
    <w:rsid w:val="32E674A9"/>
    <w:rsid w:val="34330B43"/>
    <w:rsid w:val="345F6D8C"/>
    <w:rsid w:val="353F4BDD"/>
    <w:rsid w:val="36735C80"/>
    <w:rsid w:val="369A3BB4"/>
    <w:rsid w:val="36C43CBF"/>
    <w:rsid w:val="37660D8E"/>
    <w:rsid w:val="38022BDC"/>
    <w:rsid w:val="39816891"/>
    <w:rsid w:val="39DF6E5D"/>
    <w:rsid w:val="3AAF4028"/>
    <w:rsid w:val="3B746879"/>
    <w:rsid w:val="3C4D13F4"/>
    <w:rsid w:val="3CDB2774"/>
    <w:rsid w:val="3D2F7638"/>
    <w:rsid w:val="3D4113FD"/>
    <w:rsid w:val="3D4C0531"/>
    <w:rsid w:val="3F7B3236"/>
    <w:rsid w:val="3FAE3B03"/>
    <w:rsid w:val="40592ECB"/>
    <w:rsid w:val="413401E0"/>
    <w:rsid w:val="41902DF1"/>
    <w:rsid w:val="419D3F2B"/>
    <w:rsid w:val="42696A6E"/>
    <w:rsid w:val="430020BB"/>
    <w:rsid w:val="4474248A"/>
    <w:rsid w:val="45F75F2C"/>
    <w:rsid w:val="465A6801"/>
    <w:rsid w:val="4674376B"/>
    <w:rsid w:val="49080818"/>
    <w:rsid w:val="4B123BF9"/>
    <w:rsid w:val="4B206E64"/>
    <w:rsid w:val="4C7D5934"/>
    <w:rsid w:val="4E7F1C90"/>
    <w:rsid w:val="4EE61CDA"/>
    <w:rsid w:val="4F167678"/>
    <w:rsid w:val="50BC6100"/>
    <w:rsid w:val="50E15688"/>
    <w:rsid w:val="51AF6AF4"/>
    <w:rsid w:val="520F2AE8"/>
    <w:rsid w:val="527C6137"/>
    <w:rsid w:val="52A94E8E"/>
    <w:rsid w:val="534A3B3F"/>
    <w:rsid w:val="539D7861"/>
    <w:rsid w:val="53FC055D"/>
    <w:rsid w:val="549B5123"/>
    <w:rsid w:val="56D45CC7"/>
    <w:rsid w:val="580E2D07"/>
    <w:rsid w:val="59671855"/>
    <w:rsid w:val="597C2128"/>
    <w:rsid w:val="5A223B32"/>
    <w:rsid w:val="5BBC4EB2"/>
    <w:rsid w:val="5C504DC2"/>
    <w:rsid w:val="5EFA052E"/>
    <w:rsid w:val="611E6810"/>
    <w:rsid w:val="62821AAC"/>
    <w:rsid w:val="62C57476"/>
    <w:rsid w:val="63A94A7B"/>
    <w:rsid w:val="64A6474D"/>
    <w:rsid w:val="64B237C1"/>
    <w:rsid w:val="64E149E6"/>
    <w:rsid w:val="65340FB0"/>
    <w:rsid w:val="66C777BA"/>
    <w:rsid w:val="673F0036"/>
    <w:rsid w:val="687064AC"/>
    <w:rsid w:val="689618A9"/>
    <w:rsid w:val="69126E47"/>
    <w:rsid w:val="69905885"/>
    <w:rsid w:val="6B927624"/>
    <w:rsid w:val="6C482371"/>
    <w:rsid w:val="6C556836"/>
    <w:rsid w:val="6C617D44"/>
    <w:rsid w:val="6C7A6242"/>
    <w:rsid w:val="6D8E2425"/>
    <w:rsid w:val="6E3638D6"/>
    <w:rsid w:val="6E926C15"/>
    <w:rsid w:val="6F42336D"/>
    <w:rsid w:val="6FAA342C"/>
    <w:rsid w:val="70E80234"/>
    <w:rsid w:val="71333A0D"/>
    <w:rsid w:val="716963F3"/>
    <w:rsid w:val="73746CC9"/>
    <w:rsid w:val="73780BB9"/>
    <w:rsid w:val="73E27B77"/>
    <w:rsid w:val="75E16063"/>
    <w:rsid w:val="760427D7"/>
    <w:rsid w:val="76D6187D"/>
    <w:rsid w:val="775274E2"/>
    <w:rsid w:val="7802777D"/>
    <w:rsid w:val="78D8582E"/>
    <w:rsid w:val="7A3F4413"/>
    <w:rsid w:val="7ACE271D"/>
    <w:rsid w:val="7B152B01"/>
    <w:rsid w:val="7BC05414"/>
    <w:rsid w:val="7CFB1883"/>
    <w:rsid w:val="7FDF22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autoRedefine/>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3"/>
    <w:semiHidden/>
    <w:unhideWhenUsed/>
    <w:qFormat/>
    <w:uiPriority w:val="99"/>
    <w:rPr>
      <w:sz w:val="18"/>
      <w:szCs w:val="18"/>
    </w:rPr>
  </w:style>
  <w:style w:type="paragraph" w:styleId="3">
    <w:name w:val="footer"/>
    <w:basedOn w:val="1"/>
    <w:link w:val="11"/>
    <w:unhideWhenUsed/>
    <w:qFormat/>
    <w:uiPriority w:val="99"/>
    <w:pPr>
      <w:tabs>
        <w:tab w:val="center" w:pos="4153"/>
        <w:tab w:val="right" w:pos="8306"/>
      </w:tabs>
      <w:snapToGrid w:val="0"/>
      <w:jc w:val="left"/>
    </w:pPr>
    <w:rPr>
      <w:sz w:val="18"/>
      <w:szCs w:val="18"/>
    </w:rPr>
  </w:style>
  <w:style w:type="paragraph" w:styleId="4">
    <w:name w:val="header"/>
    <w:basedOn w:val="1"/>
    <w:link w:val="10"/>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8">
    <w:name w:val="Strong"/>
    <w:basedOn w:val="7"/>
    <w:qFormat/>
    <w:uiPriority w:val="22"/>
    <w:rPr>
      <w:b/>
    </w:rPr>
  </w:style>
  <w:style w:type="character" w:styleId="9">
    <w:name w:val="Hyperlink"/>
    <w:basedOn w:val="7"/>
    <w:semiHidden/>
    <w:unhideWhenUsed/>
    <w:qFormat/>
    <w:uiPriority w:val="99"/>
    <w:rPr>
      <w:color w:val="0000FF"/>
      <w:u w:val="single"/>
    </w:rPr>
  </w:style>
  <w:style w:type="character" w:customStyle="1" w:styleId="10">
    <w:name w:val="页眉 Char"/>
    <w:basedOn w:val="7"/>
    <w:link w:val="4"/>
    <w:qFormat/>
    <w:uiPriority w:val="99"/>
    <w:rPr>
      <w:sz w:val="18"/>
      <w:szCs w:val="18"/>
    </w:rPr>
  </w:style>
  <w:style w:type="character" w:customStyle="1" w:styleId="11">
    <w:name w:val="页脚 Char"/>
    <w:basedOn w:val="7"/>
    <w:link w:val="3"/>
    <w:qFormat/>
    <w:uiPriority w:val="99"/>
    <w:rPr>
      <w:sz w:val="18"/>
      <w:szCs w:val="18"/>
    </w:rPr>
  </w:style>
  <w:style w:type="paragraph" w:customStyle="1" w:styleId="12">
    <w:name w:val="Revision"/>
    <w:autoRedefine/>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13">
    <w:name w:val="批注框文本 Char"/>
    <w:basedOn w:val="7"/>
    <w:link w:val="2"/>
    <w:autoRedefine/>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2" Type="http://schemas.microsoft.com/office/2011/relationships/people" Target="people.xml"/><Relationship Id="rId71" Type="http://schemas.openxmlformats.org/officeDocument/2006/relationships/fontTable" Target="fontTable.xml"/><Relationship Id="rId70" Type="http://schemas.openxmlformats.org/officeDocument/2006/relationships/customXml" Target="../customXml/item1.xml"/><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061EF-D18B-4EC4-A133-052E36A760E1}">
  <ds:schemaRefs/>
</ds:datastoreItem>
</file>

<file path=docProps/app.xml><?xml version="1.0" encoding="utf-8"?>
<Properties xmlns="http://schemas.openxmlformats.org/officeDocument/2006/extended-properties" xmlns:vt="http://schemas.openxmlformats.org/officeDocument/2006/docPropsVTypes">
  <Template>Normal</Template>
  <Pages>1</Pages>
  <Words>32</Words>
  <Characters>183</Characters>
  <Lines>1</Lines>
  <Paragraphs>1</Paragraphs>
  <TotalTime>4</TotalTime>
  <ScaleCrop>false</ScaleCrop>
  <LinksUpToDate>false</LinksUpToDate>
  <CharactersWithSpaces>214</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2017-05-02T06:31:00Z</dcterms:created>
  <dc:creator>仁霖</dc:creator>
  <cp:lastModifiedBy>李晓</cp:lastModifiedBy>
  <dcterms:modified xsi:type="dcterms:W3CDTF">2023-12-28T12:07:04Z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6CE63F9252C74AFC9CD4F8E5A53FA22E_12</vt:lpwstr>
  </property>
</Properties>
</file>